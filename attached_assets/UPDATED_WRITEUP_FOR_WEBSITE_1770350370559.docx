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81A05" w:rsidRDefault="000072BA">
      <w:pPr>
        <w:rPr>
          <w:b/>
        </w:rPr>
      </w:pPr>
      <w:r>
        <w:rPr>
          <w:b/>
        </w:rPr>
        <w:t>ZIMBABWE MEDIA COMMISSION</w:t>
      </w:r>
    </w:p>
    <w:p w:rsidR="00581A05" w:rsidRDefault="000072BA">
      <w:pPr>
        <w:rPr>
          <w:b/>
        </w:rPr>
      </w:pPr>
      <w:r>
        <w:rPr>
          <w:b/>
        </w:rPr>
        <w:t>WEBSITE DESIGN</w:t>
      </w:r>
    </w:p>
    <w:p w:rsidR="00581A05" w:rsidRDefault="000072BA">
      <w:pPr>
        <w:rPr>
          <w:b/>
        </w:rPr>
      </w:pPr>
      <w:r>
        <w:rPr>
          <w:b/>
        </w:rPr>
        <w:t>WRITE UP</w:t>
      </w:r>
    </w:p>
    <w:p w:rsidR="00581A05" w:rsidRDefault="00581A05"/>
    <w:p w:rsidR="00581A05" w:rsidRDefault="000072BA">
      <w:pPr>
        <w:pStyle w:val="ListParagraph"/>
        <w:numPr>
          <w:ilvl w:val="0"/>
          <w:numId w:val="1"/>
        </w:numPr>
        <w:spacing w:after="0" w:line="360" w:lineRule="auto"/>
        <w:jc w:val="both"/>
        <w:rPr>
          <w:rFonts w:cstheme="minorHAnsi"/>
          <w:b/>
          <w:sz w:val="24"/>
          <w:szCs w:val="24"/>
          <w:u w:val="single"/>
        </w:rPr>
      </w:pPr>
      <w:r>
        <w:rPr>
          <w:rFonts w:cstheme="minorHAnsi"/>
          <w:b/>
          <w:sz w:val="24"/>
          <w:szCs w:val="24"/>
          <w:u w:val="single"/>
        </w:rPr>
        <w:t>HOME PAGE</w:t>
      </w:r>
    </w:p>
    <w:p w:rsidR="00581A05" w:rsidRDefault="000072BA">
      <w:pPr>
        <w:pStyle w:val="ListParagraph"/>
        <w:numPr>
          <w:ilvl w:val="0"/>
          <w:numId w:val="2"/>
        </w:numPr>
        <w:shd w:val="clear" w:color="auto" w:fill="FFFFFF"/>
        <w:spacing w:after="0" w:line="360" w:lineRule="auto"/>
        <w:jc w:val="both"/>
        <w:outlineLvl w:val="1"/>
        <w:rPr>
          <w:rFonts w:eastAsia="Times New Roman" w:cstheme="minorHAnsi"/>
          <w:b/>
          <w:bCs/>
          <w:caps/>
          <w:sz w:val="24"/>
          <w:szCs w:val="24"/>
        </w:rPr>
      </w:pPr>
      <w:r>
        <w:rPr>
          <w:rFonts w:eastAsia="Times New Roman" w:cstheme="minorHAnsi"/>
          <w:b/>
          <w:bCs/>
          <w:caps/>
          <w:sz w:val="24"/>
          <w:szCs w:val="24"/>
        </w:rPr>
        <w:t>Welcome to Zimbabwe Media Commission - LiNK</w:t>
      </w:r>
    </w:p>
    <w:p w:rsidR="00581A05" w:rsidRDefault="000072BA">
      <w:pPr>
        <w:shd w:val="clear" w:color="auto" w:fill="FFFFFF"/>
        <w:spacing w:after="0" w:line="360" w:lineRule="auto"/>
        <w:jc w:val="both"/>
        <w:rPr>
          <w:rFonts w:eastAsia="Times New Roman" w:cstheme="minorHAnsi"/>
          <w:sz w:val="24"/>
          <w:szCs w:val="24"/>
          <w:lang w:val="en-GB"/>
        </w:rPr>
      </w:pPr>
      <w:r>
        <w:rPr>
          <w:rFonts w:eastAsia="Times New Roman" w:cstheme="minorHAnsi"/>
          <w:sz w:val="24"/>
          <w:szCs w:val="24"/>
        </w:rPr>
        <w:t xml:space="preserve">The Commission’s major focus is on the promotion and protection of freedom of expression and the media; and the promotion of accountable governance </w:t>
      </w:r>
      <w:r>
        <w:rPr>
          <w:rFonts w:eastAsia="Times New Roman" w:cstheme="minorHAnsi"/>
          <w:sz w:val="24"/>
          <w:szCs w:val="24"/>
        </w:rPr>
        <w:t xml:space="preserve">through facilitating public access to information held by public entities for the purposes of transparency, accountability and protection of human </w:t>
      </w:r>
      <w:r w:rsidR="0057532F">
        <w:rPr>
          <w:rFonts w:eastAsia="Times New Roman" w:cstheme="minorHAnsi"/>
          <w:sz w:val="24"/>
          <w:szCs w:val="24"/>
        </w:rPr>
        <w:t xml:space="preserve">rights. The Zimbabwe Media Commission is a Constitutionally established body in terms of Constitutional Amendment No. 20 as read with the Zimbabwe Media Commission Act [Chapter 10:27], it also administers the Freedom of Information Act [Chapter 10:33]. Its purpose is the entrenchment of a democratic society driven by respect for the Constitution, rule of law, democracy and human rights among other objectives. The Commission’s major focus is on the promotion and protection of freedom of expression and the media; and the promotion of accountable governance through facilitating public access to information held by public entities for the purposes of transparency, accountability and protections of human rights. </w:t>
      </w:r>
      <w:ins w:id="0" w:author="ZMC - Tariro" w:date="2025-11-27T14:51:00Z">
        <w:r>
          <w:rPr>
            <w:rFonts w:eastAsia="Times New Roman" w:cstheme="minorHAnsi"/>
            <w:sz w:val="24"/>
            <w:szCs w:val="24"/>
            <w:lang w:val="en-GB"/>
          </w:rPr>
          <w:t xml:space="preserve"> </w:t>
        </w:r>
      </w:ins>
    </w:p>
    <w:p w:rsidR="00581A05" w:rsidRDefault="000072BA">
      <w:pPr>
        <w:spacing w:after="0" w:line="360" w:lineRule="auto"/>
        <w:jc w:val="both"/>
        <w:rPr>
          <w:rStyle w:val="inner-tit"/>
          <w:rFonts w:cstheme="minorHAnsi"/>
          <w:i/>
          <w:sz w:val="24"/>
          <w:szCs w:val="24"/>
        </w:rPr>
      </w:pPr>
      <w:r>
        <w:rPr>
          <w:rFonts w:cstheme="minorHAnsi"/>
          <w:i/>
          <w:sz w:val="24"/>
          <w:szCs w:val="24"/>
        </w:rPr>
        <w:t>L</w:t>
      </w:r>
      <w:r>
        <w:rPr>
          <w:rFonts w:cstheme="minorHAnsi"/>
          <w:i/>
          <w:sz w:val="24"/>
          <w:szCs w:val="24"/>
        </w:rPr>
        <w:t>EARN MORE Link to redirect to about us tab.</w:t>
      </w:r>
    </w:p>
    <w:p w:rsidR="00581A05" w:rsidRDefault="000072BA">
      <w:pPr>
        <w:pStyle w:val="Heading2"/>
        <w:numPr>
          <w:ilvl w:val="0"/>
          <w:numId w:val="2"/>
        </w:numPr>
        <w:shd w:val="clear" w:color="auto" w:fill="FFFFFF"/>
        <w:spacing w:before="0" w:beforeAutospacing="0" w:after="0" w:afterAutospacing="0" w:line="360" w:lineRule="auto"/>
        <w:jc w:val="both"/>
        <w:rPr>
          <w:rFonts w:asciiTheme="minorHAnsi" w:hAnsiTheme="minorHAnsi" w:cstheme="minorHAnsi"/>
          <w:caps/>
          <w:sz w:val="24"/>
          <w:szCs w:val="24"/>
        </w:rPr>
      </w:pPr>
      <w:r>
        <w:rPr>
          <w:rStyle w:val="inner-tit"/>
          <w:rFonts w:asciiTheme="minorHAnsi" w:hAnsiTheme="minorHAnsi" w:cstheme="minorHAnsi"/>
          <w:caps/>
          <w:sz w:val="24"/>
          <w:szCs w:val="24"/>
        </w:rPr>
        <w:t>Get your accreditation - Link</w:t>
      </w:r>
    </w:p>
    <w:p w:rsidR="00581A05" w:rsidRDefault="000072BA">
      <w:pPr>
        <w:pStyle w:val="NormalWeb"/>
        <w:shd w:val="clear" w:color="auto" w:fill="FFFFFF"/>
        <w:spacing w:before="0" w:beforeAutospacing="0" w:after="0" w:afterAutospacing="0" w:line="360" w:lineRule="auto"/>
        <w:jc w:val="both"/>
        <w:rPr>
          <w:rFonts w:asciiTheme="minorHAnsi" w:hAnsiTheme="minorHAnsi" w:cstheme="minorHAnsi"/>
        </w:rPr>
      </w:pPr>
      <w:r>
        <w:rPr>
          <w:rFonts w:asciiTheme="minorHAnsi" w:hAnsiTheme="minorHAnsi" w:cstheme="minorHAnsi"/>
        </w:rPr>
        <w:t>Accreditation of journalists and other people employed in the media is provided by Statutory 169C of 2002. The Statutory Instrument prescribes the manner and form in which an individ</w:t>
      </w:r>
      <w:r>
        <w:rPr>
          <w:rFonts w:asciiTheme="minorHAnsi" w:hAnsiTheme="minorHAnsi" w:cstheme="minorHAnsi"/>
        </w:rPr>
        <w:t>ual can lodge an application for accreditation with the Zimbabwe Media Commission. The instrument also prescribes the fee payable for accreditation.</w:t>
      </w:r>
    </w:p>
    <w:p w:rsidR="00581A05" w:rsidRDefault="000072BA">
      <w:pPr>
        <w:pStyle w:val="NormalWeb"/>
        <w:shd w:val="clear" w:color="auto" w:fill="FFFFFF"/>
        <w:spacing w:before="0" w:beforeAutospacing="0" w:after="0" w:afterAutospacing="0" w:line="360" w:lineRule="auto"/>
        <w:jc w:val="both"/>
        <w:rPr>
          <w:rFonts w:asciiTheme="minorHAnsi" w:hAnsiTheme="minorHAnsi" w:cstheme="minorHAnsi"/>
          <w:i/>
        </w:rPr>
      </w:pPr>
      <w:r>
        <w:rPr>
          <w:rFonts w:asciiTheme="minorHAnsi" w:hAnsiTheme="minorHAnsi" w:cstheme="minorHAnsi"/>
          <w:i/>
        </w:rPr>
        <w:t>LEARN MORE to redirect to accreditation and registration tab.</w:t>
      </w:r>
    </w:p>
    <w:p w:rsidR="00581A05" w:rsidRDefault="000072BA">
      <w:pPr>
        <w:pStyle w:val="NormalWeb"/>
        <w:numPr>
          <w:ilvl w:val="0"/>
          <w:numId w:val="2"/>
        </w:numPr>
        <w:shd w:val="clear" w:color="auto" w:fill="FFFFFF"/>
        <w:spacing w:before="0" w:beforeAutospacing="0" w:after="0" w:afterAutospacing="0" w:line="360" w:lineRule="auto"/>
        <w:jc w:val="both"/>
        <w:rPr>
          <w:rFonts w:asciiTheme="minorHAnsi" w:hAnsiTheme="minorHAnsi" w:cstheme="minorHAnsi"/>
          <w:b/>
        </w:rPr>
      </w:pPr>
      <w:r>
        <w:rPr>
          <w:rFonts w:asciiTheme="minorHAnsi" w:hAnsiTheme="minorHAnsi" w:cstheme="minorHAnsi"/>
          <w:b/>
        </w:rPr>
        <w:t>PICTURES AND SLIDERS</w:t>
      </w:r>
    </w:p>
    <w:p w:rsidR="00581A05" w:rsidRDefault="000072BA">
      <w:pPr>
        <w:pStyle w:val="ListParagraph"/>
        <w:numPr>
          <w:ilvl w:val="0"/>
          <w:numId w:val="2"/>
        </w:numPr>
        <w:spacing w:after="0" w:line="360" w:lineRule="auto"/>
        <w:jc w:val="both"/>
        <w:rPr>
          <w:rFonts w:cstheme="minorHAnsi"/>
          <w:b/>
          <w:sz w:val="24"/>
          <w:szCs w:val="24"/>
        </w:rPr>
      </w:pPr>
      <w:r>
        <w:rPr>
          <w:rFonts w:cstheme="minorHAnsi"/>
          <w:b/>
          <w:sz w:val="24"/>
          <w:szCs w:val="24"/>
        </w:rPr>
        <w:t>RECENT UPDATES</w:t>
      </w:r>
    </w:p>
    <w:p w:rsidR="00581A05" w:rsidRDefault="000072BA">
      <w:pPr>
        <w:spacing w:after="0" w:line="360" w:lineRule="auto"/>
        <w:jc w:val="both"/>
        <w:rPr>
          <w:rFonts w:cstheme="minorHAnsi"/>
          <w:i/>
          <w:sz w:val="24"/>
          <w:szCs w:val="24"/>
        </w:rPr>
      </w:pPr>
      <w:r>
        <w:rPr>
          <w:rFonts w:cstheme="minorHAnsi"/>
          <w:i/>
          <w:sz w:val="24"/>
          <w:szCs w:val="24"/>
        </w:rPr>
        <w:t xml:space="preserve">Notices </w:t>
      </w:r>
      <w:r>
        <w:rPr>
          <w:rFonts w:cstheme="minorHAnsi"/>
          <w:i/>
          <w:sz w:val="24"/>
          <w:szCs w:val="24"/>
        </w:rPr>
        <w:t>should alternate</w:t>
      </w:r>
    </w:p>
    <w:p w:rsidR="00581A05" w:rsidRDefault="000072BA">
      <w:pPr>
        <w:pStyle w:val="ListParagraph"/>
        <w:numPr>
          <w:ilvl w:val="0"/>
          <w:numId w:val="1"/>
        </w:numPr>
        <w:spacing w:after="0" w:line="360" w:lineRule="auto"/>
        <w:jc w:val="both"/>
        <w:rPr>
          <w:rFonts w:cstheme="minorHAnsi"/>
          <w:b/>
          <w:sz w:val="24"/>
          <w:szCs w:val="24"/>
          <w:u w:val="single"/>
        </w:rPr>
      </w:pPr>
      <w:r>
        <w:rPr>
          <w:rFonts w:cstheme="minorHAnsi"/>
          <w:b/>
          <w:sz w:val="24"/>
          <w:szCs w:val="24"/>
          <w:u w:val="single"/>
        </w:rPr>
        <w:t>ABOUT US - LINK</w:t>
      </w:r>
    </w:p>
    <w:p w:rsidR="00581A05" w:rsidRDefault="000072BA">
      <w:pPr>
        <w:pStyle w:val="ListParagraph"/>
        <w:numPr>
          <w:ilvl w:val="0"/>
          <w:numId w:val="3"/>
        </w:numPr>
        <w:spacing w:after="0" w:line="360" w:lineRule="auto"/>
        <w:jc w:val="both"/>
        <w:rPr>
          <w:rFonts w:cstheme="minorHAnsi"/>
          <w:b/>
          <w:sz w:val="24"/>
          <w:szCs w:val="24"/>
        </w:rPr>
      </w:pPr>
      <w:r>
        <w:rPr>
          <w:rFonts w:cstheme="minorHAnsi"/>
          <w:b/>
          <w:sz w:val="24"/>
          <w:szCs w:val="24"/>
        </w:rPr>
        <w:lastRenderedPageBreak/>
        <w:t>ZMC – SUBLINK</w:t>
      </w:r>
    </w:p>
    <w:p w:rsidR="00581A05" w:rsidRDefault="000072BA">
      <w:pPr>
        <w:spacing w:after="0" w:line="360" w:lineRule="auto"/>
        <w:jc w:val="both"/>
        <w:rPr>
          <w:rFonts w:cstheme="minorHAnsi"/>
          <w:b/>
          <w:sz w:val="24"/>
          <w:szCs w:val="24"/>
        </w:rPr>
      </w:pPr>
      <w:r>
        <w:rPr>
          <w:rFonts w:cstheme="minorHAnsi"/>
          <w:b/>
          <w:sz w:val="24"/>
          <w:szCs w:val="24"/>
        </w:rPr>
        <w:t>OUR MISSION</w:t>
      </w:r>
    </w:p>
    <w:p w:rsidR="00581A05" w:rsidRDefault="000072BA">
      <w:pPr>
        <w:spacing w:after="0" w:line="360" w:lineRule="auto"/>
        <w:jc w:val="both"/>
        <w:rPr>
          <w:rFonts w:cstheme="minorHAnsi"/>
          <w:b/>
          <w:sz w:val="24"/>
          <w:szCs w:val="24"/>
        </w:rPr>
      </w:pPr>
      <w:r>
        <w:rPr>
          <w:rFonts w:cstheme="minorHAnsi"/>
          <w:sz w:val="24"/>
          <w:szCs w:val="24"/>
          <w:shd w:val="clear" w:color="auto" w:fill="FFFFFF"/>
        </w:rPr>
        <w:t>Enhancing democracy by facilitating access to information and a diverse, plural and ethical media.</w:t>
      </w:r>
    </w:p>
    <w:p w:rsidR="00581A05" w:rsidRDefault="000072BA">
      <w:pPr>
        <w:spacing w:after="0" w:line="360" w:lineRule="auto"/>
        <w:jc w:val="both"/>
        <w:rPr>
          <w:rFonts w:cstheme="minorHAnsi"/>
          <w:b/>
          <w:sz w:val="24"/>
          <w:szCs w:val="24"/>
        </w:rPr>
      </w:pPr>
      <w:r>
        <w:rPr>
          <w:rFonts w:cstheme="minorHAnsi"/>
          <w:b/>
          <w:sz w:val="24"/>
          <w:szCs w:val="24"/>
        </w:rPr>
        <w:t>OUR VISION</w:t>
      </w:r>
    </w:p>
    <w:p w:rsidR="00581A05" w:rsidRDefault="000072BA">
      <w:pPr>
        <w:spacing w:after="0" w:line="360" w:lineRule="auto"/>
        <w:jc w:val="both"/>
        <w:rPr>
          <w:rFonts w:cstheme="minorHAnsi"/>
          <w:sz w:val="24"/>
          <w:szCs w:val="24"/>
          <w:shd w:val="clear" w:color="auto" w:fill="FFFFFF"/>
        </w:rPr>
      </w:pPr>
      <w:r>
        <w:rPr>
          <w:rFonts w:cstheme="minorHAnsi"/>
          <w:sz w:val="24"/>
          <w:szCs w:val="24"/>
          <w:shd w:val="clear" w:color="auto" w:fill="FFFFFF"/>
        </w:rPr>
        <w:t>Fostering access to information and a professional, national interest-driven media by 2</w:t>
      </w:r>
      <w:r>
        <w:rPr>
          <w:rFonts w:cstheme="minorHAnsi"/>
          <w:sz w:val="24"/>
          <w:szCs w:val="24"/>
          <w:shd w:val="clear" w:color="auto" w:fill="FFFFFF"/>
        </w:rPr>
        <w:t>030.</w:t>
      </w:r>
    </w:p>
    <w:p w:rsidR="00581A05" w:rsidRDefault="000072BA">
      <w:pPr>
        <w:spacing w:after="0" w:line="360" w:lineRule="auto"/>
        <w:jc w:val="both"/>
        <w:rPr>
          <w:rFonts w:cstheme="minorHAnsi"/>
          <w:b/>
          <w:sz w:val="24"/>
          <w:szCs w:val="24"/>
          <w:shd w:val="clear" w:color="auto" w:fill="FFFFFF"/>
        </w:rPr>
      </w:pPr>
      <w:r>
        <w:rPr>
          <w:rFonts w:cstheme="minorHAnsi"/>
          <w:b/>
          <w:sz w:val="24"/>
          <w:szCs w:val="24"/>
          <w:shd w:val="clear" w:color="auto" w:fill="FFFFFF"/>
        </w:rPr>
        <w:t>OUR OBECTIVE</w:t>
      </w:r>
    </w:p>
    <w:p w:rsidR="00581A05" w:rsidRDefault="000072BA">
      <w:pPr>
        <w:spacing w:after="0" w:line="360" w:lineRule="auto"/>
        <w:jc w:val="both"/>
        <w:rPr>
          <w:rFonts w:cstheme="minorHAnsi"/>
          <w:b/>
          <w:sz w:val="24"/>
          <w:szCs w:val="24"/>
        </w:rPr>
      </w:pPr>
      <w:r>
        <w:rPr>
          <w:rFonts w:cstheme="minorHAnsi"/>
          <w:sz w:val="24"/>
          <w:szCs w:val="24"/>
          <w:shd w:val="clear" w:color="auto" w:fill="FFFFFF"/>
        </w:rPr>
        <w:t>To facilitate the development of an accessible and professional media</w:t>
      </w:r>
    </w:p>
    <w:p w:rsidR="00581A05" w:rsidRDefault="000072BA">
      <w:pPr>
        <w:pStyle w:val="Heading3"/>
        <w:shd w:val="clear" w:color="auto" w:fill="F5F5F5"/>
        <w:spacing w:before="0" w:line="360" w:lineRule="auto"/>
        <w:jc w:val="both"/>
        <w:rPr>
          <w:rFonts w:asciiTheme="minorHAnsi" w:hAnsiTheme="minorHAnsi" w:cstheme="minorHAnsi"/>
          <w:b/>
          <w:caps/>
          <w:color w:val="auto"/>
        </w:rPr>
      </w:pPr>
      <w:r>
        <w:rPr>
          <w:rFonts w:asciiTheme="minorHAnsi" w:hAnsiTheme="minorHAnsi" w:cstheme="minorHAnsi"/>
          <w:b/>
          <w:caps/>
          <w:color w:val="auto"/>
        </w:rPr>
        <w:t>Purpose &amp; General mandate</w:t>
      </w:r>
    </w:p>
    <w:p w:rsidR="00581A05" w:rsidRDefault="000072BA">
      <w:pPr>
        <w:pStyle w:val="NormalWeb"/>
        <w:shd w:val="clear" w:color="auto" w:fill="F5F5F5"/>
        <w:spacing w:before="0" w:beforeAutospacing="0" w:after="0" w:afterAutospacing="0" w:line="360" w:lineRule="auto"/>
        <w:jc w:val="both"/>
        <w:rPr>
          <w:rFonts w:asciiTheme="minorHAnsi" w:hAnsiTheme="minorHAnsi" w:cstheme="minorHAnsi"/>
        </w:rPr>
      </w:pPr>
      <w:r>
        <w:rPr>
          <w:rFonts w:asciiTheme="minorHAnsi" w:hAnsiTheme="minorHAnsi" w:cstheme="minorHAnsi"/>
        </w:rPr>
        <w:t>The Zimbabwe Media Commission (ZMC) is one of the</w:t>
      </w:r>
      <w:r>
        <w:rPr>
          <w:rFonts w:asciiTheme="minorHAnsi" w:hAnsiTheme="minorHAnsi" w:cstheme="minorHAnsi"/>
        </w:rPr>
        <w:t xml:space="preserve"> Chapter 12 Independent Commissions whose purpose is the entrenchment of a democratic society driven by respect for the Constitution, rule of law, democracy and human rights among other objectives.  The Commission’s major focus is on the promotion and prot</w:t>
      </w:r>
      <w:r>
        <w:rPr>
          <w:rFonts w:asciiTheme="minorHAnsi" w:hAnsiTheme="minorHAnsi" w:cstheme="minorHAnsi"/>
        </w:rPr>
        <w:t xml:space="preserve">ection of freedom of expression and </w:t>
      </w:r>
      <w:r>
        <w:rPr>
          <w:rFonts w:asciiTheme="minorHAnsi" w:hAnsiTheme="minorHAnsi" w:cstheme="minorHAnsi"/>
          <w:lang w:val="en-GB"/>
        </w:rPr>
        <w:t xml:space="preserve">of </w:t>
      </w:r>
      <w:r>
        <w:rPr>
          <w:rFonts w:asciiTheme="minorHAnsi" w:hAnsiTheme="minorHAnsi" w:cstheme="minorHAnsi"/>
        </w:rPr>
        <w:t>the media; and the promotion of accountable governance through facilitating public access to information held by public entities for the purposes of transparency, accountability and protection of human rights.</w:t>
      </w:r>
    </w:p>
    <w:p w:rsidR="00581A05" w:rsidRDefault="000072BA">
      <w:pPr>
        <w:pStyle w:val="NormalWeb"/>
        <w:spacing w:before="0" w:beforeAutospacing="0" w:after="0" w:afterAutospacing="0" w:line="360" w:lineRule="auto"/>
        <w:jc w:val="both"/>
        <w:rPr>
          <w:rFonts w:asciiTheme="minorHAnsi" w:hAnsiTheme="minorHAnsi" w:cstheme="minorHAnsi"/>
        </w:rPr>
      </w:pPr>
      <w:r>
        <w:rPr>
          <w:rFonts w:asciiTheme="minorHAnsi" w:hAnsiTheme="minorHAnsi" w:cstheme="minorHAnsi"/>
        </w:rPr>
        <w:t>The ZMC</w:t>
      </w:r>
      <w:r>
        <w:rPr>
          <w:rFonts w:asciiTheme="minorHAnsi" w:hAnsiTheme="minorHAnsi" w:cstheme="minorHAnsi"/>
        </w:rPr>
        <w:t xml:space="preserve"> plays its critical role in the media and information sector as part of the Chapter 12 Independent Commissions whose major purpose is to contribute towards a democratic Zimbabwe with constitutionalism as a shared value. </w:t>
      </w:r>
    </w:p>
    <w:p w:rsidR="00581A05" w:rsidRDefault="000072BA">
      <w:pPr>
        <w:pStyle w:val="NormalWeb"/>
        <w:spacing w:before="0" w:beforeAutospacing="0" w:after="0" w:afterAutospacing="0" w:line="360" w:lineRule="auto"/>
        <w:jc w:val="both"/>
        <w:rPr>
          <w:rFonts w:asciiTheme="minorHAnsi" w:hAnsiTheme="minorHAnsi" w:cstheme="minorHAnsi"/>
        </w:rPr>
      </w:pPr>
      <w:r>
        <w:rPr>
          <w:rFonts w:asciiTheme="minorHAnsi" w:hAnsiTheme="minorHAnsi" w:cstheme="minorHAnsi"/>
        </w:rPr>
        <w:t>The ZMC, like other Independent Com</w:t>
      </w:r>
      <w:r>
        <w:rPr>
          <w:rFonts w:asciiTheme="minorHAnsi" w:hAnsiTheme="minorHAnsi" w:cstheme="minorHAnsi"/>
        </w:rPr>
        <w:t xml:space="preserve">missions, is expected to monitor compliance with Constitutional provisions across the public and private sectors, to receive complaints from the public and to take appropriate action where necessary. </w:t>
      </w:r>
    </w:p>
    <w:p w:rsidR="00581A05" w:rsidRDefault="000072BA">
      <w:pPr>
        <w:pStyle w:val="NormalWeb"/>
        <w:spacing w:before="0" w:beforeAutospacing="0" w:after="0" w:afterAutospacing="0" w:line="360" w:lineRule="auto"/>
        <w:jc w:val="both"/>
        <w:rPr>
          <w:rFonts w:asciiTheme="minorHAnsi" w:hAnsiTheme="minorHAnsi" w:cstheme="minorHAnsi"/>
        </w:rPr>
      </w:pPr>
      <w:r>
        <w:rPr>
          <w:rFonts w:asciiTheme="minorHAnsi" w:hAnsiTheme="minorHAnsi" w:cstheme="minorHAnsi"/>
        </w:rPr>
        <w:t>Apart from Constitutional provisions, the ZMC is guided</w:t>
      </w:r>
      <w:r>
        <w:rPr>
          <w:rFonts w:asciiTheme="minorHAnsi" w:hAnsiTheme="minorHAnsi" w:cstheme="minorHAnsi"/>
        </w:rPr>
        <w:t xml:space="preserve"> by the Freedom of Information Act (FOIA) [Chapter 10:33] and the Zimbabwe Media Commission Act [Chapter 10:35].  Under the FOIA, the Commission is required to review decisions relating to access to information held by public entities and to rectify any fa</w:t>
      </w:r>
      <w:r>
        <w:rPr>
          <w:rFonts w:asciiTheme="minorHAnsi" w:hAnsiTheme="minorHAnsi" w:cstheme="minorHAnsi"/>
        </w:rPr>
        <w:t>ilure to meet prescribed standards.  The Commission receives appeals from members of the public who are denied access to requested information as per the provisions of the law.</w:t>
      </w:r>
    </w:p>
    <w:p w:rsidR="00581A05" w:rsidRDefault="000072BA">
      <w:pPr>
        <w:pStyle w:val="NormalWeb"/>
        <w:spacing w:before="0" w:beforeAutospacing="0" w:after="0" w:afterAutospacing="0" w:line="360" w:lineRule="auto"/>
        <w:jc w:val="both"/>
        <w:rPr>
          <w:rFonts w:asciiTheme="minorHAnsi" w:hAnsiTheme="minorHAnsi" w:cstheme="minorHAnsi"/>
        </w:rPr>
      </w:pPr>
      <w:r>
        <w:rPr>
          <w:rFonts w:asciiTheme="minorHAnsi" w:hAnsiTheme="minorHAnsi" w:cstheme="minorHAnsi"/>
        </w:rPr>
        <w:t>The ZMC Act also requires the Commission to investigate any action that threate</w:t>
      </w:r>
      <w:r>
        <w:rPr>
          <w:rFonts w:asciiTheme="minorHAnsi" w:hAnsiTheme="minorHAnsi" w:cstheme="minorHAnsi"/>
        </w:rPr>
        <w:t xml:space="preserve">ns freedom of the press and of expression.  The Commission can institute inquiries and investigations on any </w:t>
      </w:r>
      <w:r>
        <w:rPr>
          <w:rFonts w:asciiTheme="minorHAnsi" w:hAnsiTheme="minorHAnsi" w:cstheme="minorHAnsi"/>
        </w:rPr>
        <w:lastRenderedPageBreak/>
        <w:t>development that threatens the right to free expression and the right of the media as provided by Section 61 of the Constitution.</w:t>
      </w:r>
    </w:p>
    <w:p w:rsidR="00581A05" w:rsidRDefault="000072BA">
      <w:pPr>
        <w:pStyle w:val="NormalWeb"/>
        <w:spacing w:before="0" w:beforeAutospacing="0" w:after="0" w:afterAutospacing="0" w:line="360" w:lineRule="auto"/>
        <w:jc w:val="both"/>
        <w:rPr>
          <w:rFonts w:asciiTheme="minorHAnsi" w:hAnsiTheme="minorHAnsi" w:cstheme="minorHAnsi"/>
        </w:rPr>
      </w:pPr>
      <w:r>
        <w:rPr>
          <w:rFonts w:asciiTheme="minorHAnsi" w:hAnsiTheme="minorHAnsi" w:cstheme="minorHAnsi"/>
        </w:rPr>
        <w:t>In line with Stat</w:t>
      </w:r>
      <w:r>
        <w:rPr>
          <w:rFonts w:asciiTheme="minorHAnsi" w:hAnsiTheme="minorHAnsi" w:cstheme="minorHAnsi"/>
        </w:rPr>
        <w:t>utory Instrument 169C of 2002 and Statutory Instrument 10 of 2004, the Commission registers all mass media services and accredits journalists who choose to be accredited.  The Commission keeps a register of both accredited media practitioners and registere</w:t>
      </w:r>
      <w:r>
        <w:rPr>
          <w:rFonts w:asciiTheme="minorHAnsi" w:hAnsiTheme="minorHAnsi" w:cstheme="minorHAnsi"/>
        </w:rPr>
        <w:t>d mass media services.</w:t>
      </w:r>
    </w:p>
    <w:p w:rsidR="00581A05" w:rsidRDefault="000072BA">
      <w:pPr>
        <w:pStyle w:val="NormalWeb"/>
        <w:spacing w:before="0" w:beforeAutospacing="0" w:after="0" w:afterAutospacing="0" w:line="360" w:lineRule="auto"/>
        <w:jc w:val="both"/>
        <w:rPr>
          <w:rFonts w:asciiTheme="minorHAnsi" w:hAnsiTheme="minorHAnsi" w:cstheme="minorHAnsi"/>
        </w:rPr>
      </w:pPr>
      <w:r>
        <w:rPr>
          <w:rFonts w:asciiTheme="minorHAnsi" w:hAnsiTheme="minorHAnsi" w:cstheme="minorHAnsi"/>
        </w:rPr>
        <w:t> </w:t>
      </w:r>
    </w:p>
    <w:p w:rsidR="00581A05" w:rsidRDefault="000072BA">
      <w:pPr>
        <w:pStyle w:val="NormalWeb"/>
        <w:spacing w:before="0" w:beforeAutospacing="0" w:after="0" w:afterAutospacing="0" w:line="360" w:lineRule="auto"/>
        <w:jc w:val="both"/>
        <w:rPr>
          <w:rFonts w:asciiTheme="minorHAnsi" w:hAnsiTheme="minorHAnsi" w:cstheme="minorHAnsi"/>
        </w:rPr>
      </w:pPr>
      <w:r>
        <w:rPr>
          <w:rFonts w:asciiTheme="minorHAnsi" w:hAnsiTheme="minorHAnsi" w:cstheme="minorHAnsi"/>
        </w:rPr>
        <w:t>Through the ZMC Act the Commission administers the Media Fund whose major purpose is the standardization of mass media services in Zimbabwe.</w:t>
      </w:r>
    </w:p>
    <w:p w:rsidR="00581A05" w:rsidRDefault="000072BA">
      <w:pPr>
        <w:shd w:val="clear" w:color="auto" w:fill="FFFFFF"/>
        <w:spacing w:after="0" w:line="360" w:lineRule="auto"/>
        <w:jc w:val="both"/>
        <w:rPr>
          <w:rFonts w:eastAsia="Times New Roman" w:cstheme="minorHAnsi"/>
          <w:b/>
          <w:bCs/>
          <w:sz w:val="24"/>
          <w:szCs w:val="24"/>
        </w:rPr>
      </w:pPr>
      <w:r>
        <w:rPr>
          <w:rFonts w:eastAsia="Times New Roman" w:cstheme="minorHAnsi"/>
          <w:b/>
          <w:bCs/>
          <w:sz w:val="24"/>
          <w:szCs w:val="24"/>
        </w:rPr>
        <w:t>Functions of the ZMC</w:t>
      </w:r>
    </w:p>
    <w:p w:rsidR="00581A05" w:rsidRDefault="000072BA">
      <w:pPr>
        <w:shd w:val="clear" w:color="auto" w:fill="FFFFFF"/>
        <w:spacing w:after="0" w:line="360" w:lineRule="auto"/>
        <w:jc w:val="both"/>
        <w:rPr>
          <w:rFonts w:eastAsia="Times New Roman" w:cstheme="minorHAnsi"/>
          <w:sz w:val="24"/>
          <w:szCs w:val="24"/>
        </w:rPr>
      </w:pPr>
      <w:r>
        <w:rPr>
          <w:rFonts w:eastAsia="Times New Roman" w:cstheme="minorHAnsi"/>
          <w:sz w:val="24"/>
          <w:szCs w:val="24"/>
        </w:rPr>
        <w:t xml:space="preserve">Section 249 of the Constitution spells out the functions of the </w:t>
      </w:r>
      <w:r>
        <w:rPr>
          <w:rFonts w:eastAsia="Times New Roman" w:cstheme="minorHAnsi"/>
          <w:sz w:val="24"/>
          <w:szCs w:val="24"/>
        </w:rPr>
        <w:t>Commission as follows:</w:t>
      </w:r>
    </w:p>
    <w:p w:rsidR="00581A05" w:rsidRDefault="000072BA">
      <w:pPr>
        <w:numPr>
          <w:ilvl w:val="0"/>
          <w:numId w:val="4"/>
        </w:numPr>
        <w:shd w:val="clear" w:color="auto" w:fill="FFFFFF"/>
        <w:spacing w:after="0" w:line="360" w:lineRule="auto"/>
        <w:ind w:left="0"/>
        <w:jc w:val="both"/>
        <w:rPr>
          <w:rFonts w:eastAsia="Times New Roman" w:cstheme="minorHAnsi"/>
          <w:sz w:val="24"/>
          <w:szCs w:val="24"/>
        </w:rPr>
      </w:pPr>
      <w:r>
        <w:rPr>
          <w:rFonts w:eastAsia="Times New Roman" w:cstheme="minorHAnsi"/>
          <w:sz w:val="24"/>
          <w:szCs w:val="24"/>
        </w:rPr>
        <w:t>To uphold, promote and develop freedom of the media;</w:t>
      </w:r>
    </w:p>
    <w:p w:rsidR="00581A05" w:rsidRDefault="000072BA">
      <w:pPr>
        <w:numPr>
          <w:ilvl w:val="0"/>
          <w:numId w:val="4"/>
        </w:numPr>
        <w:shd w:val="clear" w:color="auto" w:fill="FFFFFF"/>
        <w:spacing w:after="0" w:line="360" w:lineRule="auto"/>
        <w:ind w:left="0"/>
        <w:jc w:val="both"/>
        <w:rPr>
          <w:rFonts w:eastAsia="Times New Roman" w:cstheme="minorHAnsi"/>
          <w:sz w:val="24"/>
          <w:szCs w:val="24"/>
        </w:rPr>
      </w:pPr>
      <w:r>
        <w:rPr>
          <w:rFonts w:eastAsia="Times New Roman" w:cstheme="minorHAnsi"/>
          <w:sz w:val="24"/>
          <w:szCs w:val="24"/>
        </w:rPr>
        <w:t>To promote and enforce good practices and ethics in the media;</w:t>
      </w:r>
    </w:p>
    <w:p w:rsidR="00581A05" w:rsidRDefault="000072BA">
      <w:pPr>
        <w:numPr>
          <w:ilvl w:val="0"/>
          <w:numId w:val="4"/>
        </w:numPr>
        <w:shd w:val="clear" w:color="auto" w:fill="FFFFFF"/>
        <w:spacing w:after="0" w:line="360" w:lineRule="auto"/>
        <w:ind w:left="0"/>
        <w:jc w:val="both"/>
        <w:rPr>
          <w:rFonts w:eastAsia="Times New Roman" w:cstheme="minorHAnsi"/>
          <w:sz w:val="24"/>
          <w:szCs w:val="24"/>
        </w:rPr>
      </w:pPr>
      <w:r>
        <w:rPr>
          <w:rFonts w:eastAsia="Times New Roman" w:cstheme="minorHAnsi"/>
          <w:sz w:val="24"/>
          <w:szCs w:val="24"/>
        </w:rPr>
        <w:t xml:space="preserve">To monitor broadcasting in the public interest and, in particular, to ensure fairness and diversity of views broadly </w:t>
      </w:r>
      <w:r>
        <w:rPr>
          <w:rFonts w:eastAsia="Times New Roman" w:cstheme="minorHAnsi"/>
          <w:sz w:val="24"/>
          <w:szCs w:val="24"/>
        </w:rPr>
        <w:t>representing the Zimbabwean society;</w:t>
      </w:r>
    </w:p>
    <w:p w:rsidR="00581A05" w:rsidRDefault="000072BA">
      <w:pPr>
        <w:numPr>
          <w:ilvl w:val="0"/>
          <w:numId w:val="4"/>
        </w:numPr>
        <w:shd w:val="clear" w:color="auto" w:fill="FFFFFF"/>
        <w:spacing w:after="0" w:line="360" w:lineRule="auto"/>
        <w:ind w:left="0"/>
        <w:jc w:val="both"/>
        <w:rPr>
          <w:rFonts w:eastAsia="Times New Roman" w:cstheme="minorHAnsi"/>
          <w:sz w:val="24"/>
          <w:szCs w:val="24"/>
        </w:rPr>
      </w:pPr>
      <w:r>
        <w:rPr>
          <w:rFonts w:eastAsia="Times New Roman" w:cstheme="minorHAnsi"/>
          <w:sz w:val="24"/>
          <w:szCs w:val="24"/>
        </w:rPr>
        <w:t>To encourage the formulation of codes of conduct for persons employed in the media and, where no such code exists, to       formulate and enforce one;</w:t>
      </w:r>
    </w:p>
    <w:p w:rsidR="00581A05" w:rsidRDefault="000072BA">
      <w:pPr>
        <w:numPr>
          <w:ilvl w:val="0"/>
          <w:numId w:val="4"/>
        </w:numPr>
        <w:shd w:val="clear" w:color="auto" w:fill="FFFFFF"/>
        <w:spacing w:after="0" w:line="360" w:lineRule="auto"/>
        <w:ind w:left="0"/>
        <w:jc w:val="both"/>
        <w:rPr>
          <w:rFonts w:eastAsia="Times New Roman" w:cstheme="minorHAnsi"/>
          <w:sz w:val="24"/>
          <w:szCs w:val="24"/>
        </w:rPr>
      </w:pPr>
      <w:r>
        <w:rPr>
          <w:rFonts w:eastAsia="Times New Roman" w:cstheme="minorHAnsi"/>
          <w:sz w:val="24"/>
          <w:szCs w:val="24"/>
        </w:rPr>
        <w:t>To receive and consider complaints from the public and, where approp</w:t>
      </w:r>
      <w:r>
        <w:rPr>
          <w:rFonts w:eastAsia="Times New Roman" w:cstheme="minorHAnsi"/>
          <w:sz w:val="24"/>
          <w:szCs w:val="24"/>
        </w:rPr>
        <w:t>riate, to take action against journalists and other     persons employed in the media or broadcasting who are found        to have breached any law or any code of conduct applicable to    them;</w:t>
      </w:r>
    </w:p>
    <w:p w:rsidR="00581A05" w:rsidRDefault="000072BA">
      <w:pPr>
        <w:numPr>
          <w:ilvl w:val="0"/>
          <w:numId w:val="4"/>
        </w:numPr>
        <w:shd w:val="clear" w:color="auto" w:fill="FFFFFF"/>
        <w:spacing w:after="0" w:line="360" w:lineRule="auto"/>
        <w:ind w:left="0"/>
        <w:jc w:val="both"/>
        <w:rPr>
          <w:rFonts w:eastAsia="Times New Roman" w:cstheme="minorHAnsi"/>
          <w:sz w:val="24"/>
          <w:szCs w:val="24"/>
        </w:rPr>
      </w:pPr>
      <w:r>
        <w:rPr>
          <w:rFonts w:eastAsia="Times New Roman" w:cstheme="minorHAnsi"/>
          <w:sz w:val="24"/>
          <w:szCs w:val="24"/>
        </w:rPr>
        <w:t>To ensure that the people of Zimbabwe have fair and wide acces</w:t>
      </w:r>
      <w:r>
        <w:rPr>
          <w:rFonts w:eastAsia="Times New Roman" w:cstheme="minorHAnsi"/>
          <w:sz w:val="24"/>
          <w:szCs w:val="24"/>
        </w:rPr>
        <w:t>s to information;</w:t>
      </w:r>
    </w:p>
    <w:p w:rsidR="00581A05" w:rsidRDefault="000072BA">
      <w:pPr>
        <w:numPr>
          <w:ilvl w:val="0"/>
          <w:numId w:val="4"/>
        </w:numPr>
        <w:shd w:val="clear" w:color="auto" w:fill="FFFFFF"/>
        <w:spacing w:after="0" w:line="360" w:lineRule="auto"/>
        <w:ind w:left="0"/>
        <w:jc w:val="both"/>
        <w:rPr>
          <w:rFonts w:eastAsia="Times New Roman" w:cstheme="minorHAnsi"/>
          <w:sz w:val="24"/>
          <w:szCs w:val="24"/>
        </w:rPr>
      </w:pPr>
      <w:r>
        <w:rPr>
          <w:rFonts w:eastAsia="Times New Roman" w:cstheme="minorHAnsi"/>
          <w:sz w:val="24"/>
          <w:szCs w:val="24"/>
        </w:rPr>
        <w:t>To encourage the use and development of all the officially recognised languages of Zimbabwe;</w:t>
      </w:r>
    </w:p>
    <w:p w:rsidR="00581A05" w:rsidRDefault="000072BA">
      <w:pPr>
        <w:numPr>
          <w:ilvl w:val="0"/>
          <w:numId w:val="4"/>
        </w:numPr>
        <w:shd w:val="clear" w:color="auto" w:fill="FFFFFF"/>
        <w:spacing w:after="0" w:line="360" w:lineRule="auto"/>
        <w:ind w:left="0"/>
        <w:jc w:val="both"/>
        <w:rPr>
          <w:rFonts w:eastAsia="Times New Roman" w:cstheme="minorHAnsi"/>
          <w:sz w:val="24"/>
          <w:szCs w:val="24"/>
        </w:rPr>
      </w:pPr>
      <w:r>
        <w:rPr>
          <w:rFonts w:eastAsia="Times New Roman" w:cstheme="minorHAnsi"/>
          <w:sz w:val="24"/>
          <w:szCs w:val="24"/>
        </w:rPr>
        <w:t>To encourage the adoption of new technology in the media and in the dissemination of information;</w:t>
      </w:r>
    </w:p>
    <w:p w:rsidR="00581A05" w:rsidRDefault="000072BA">
      <w:pPr>
        <w:numPr>
          <w:ilvl w:val="0"/>
          <w:numId w:val="4"/>
        </w:numPr>
        <w:shd w:val="clear" w:color="auto" w:fill="FFFFFF"/>
        <w:spacing w:after="0" w:line="360" w:lineRule="auto"/>
        <w:ind w:left="0"/>
        <w:jc w:val="both"/>
        <w:rPr>
          <w:rFonts w:eastAsia="Times New Roman" w:cstheme="minorHAnsi"/>
          <w:sz w:val="24"/>
          <w:szCs w:val="24"/>
        </w:rPr>
      </w:pPr>
      <w:r>
        <w:rPr>
          <w:rFonts w:eastAsia="Times New Roman" w:cstheme="minorHAnsi"/>
          <w:sz w:val="24"/>
          <w:szCs w:val="24"/>
        </w:rPr>
        <w:t>To promote fair competition and diversity in th</w:t>
      </w:r>
      <w:r>
        <w:rPr>
          <w:rFonts w:eastAsia="Times New Roman" w:cstheme="minorHAnsi"/>
          <w:sz w:val="24"/>
          <w:szCs w:val="24"/>
        </w:rPr>
        <w:t>e media; and</w:t>
      </w:r>
    </w:p>
    <w:p w:rsidR="00581A05" w:rsidRDefault="000072BA">
      <w:pPr>
        <w:numPr>
          <w:ilvl w:val="0"/>
          <w:numId w:val="4"/>
        </w:numPr>
        <w:shd w:val="clear" w:color="auto" w:fill="FFFFFF"/>
        <w:spacing w:after="0" w:line="360" w:lineRule="auto"/>
        <w:ind w:left="0"/>
        <w:jc w:val="both"/>
        <w:rPr>
          <w:rFonts w:eastAsia="Times New Roman" w:cstheme="minorHAnsi"/>
          <w:sz w:val="24"/>
          <w:szCs w:val="24"/>
        </w:rPr>
      </w:pPr>
      <w:r>
        <w:rPr>
          <w:rFonts w:eastAsia="Times New Roman" w:cstheme="minorHAnsi"/>
          <w:sz w:val="24"/>
          <w:szCs w:val="24"/>
        </w:rPr>
        <w:t>To conduct research into issues relating to freedom of the press and of expression, and in that regard to promote reforms in the law.</w:t>
      </w:r>
    </w:p>
    <w:p w:rsidR="00581A05" w:rsidRDefault="000072BA">
      <w:pPr>
        <w:pStyle w:val="ListParagraph"/>
        <w:numPr>
          <w:ilvl w:val="0"/>
          <w:numId w:val="3"/>
        </w:numPr>
        <w:spacing w:after="0" w:line="360" w:lineRule="auto"/>
        <w:jc w:val="both"/>
        <w:rPr>
          <w:rFonts w:cstheme="minorHAnsi"/>
          <w:b/>
          <w:sz w:val="24"/>
          <w:szCs w:val="24"/>
        </w:rPr>
      </w:pPr>
      <w:r>
        <w:rPr>
          <w:rFonts w:cstheme="minorHAnsi"/>
          <w:b/>
          <w:sz w:val="24"/>
          <w:szCs w:val="24"/>
        </w:rPr>
        <w:t>BOARD OF COMMISSIONER</w:t>
      </w:r>
      <w:r>
        <w:rPr>
          <w:rFonts w:cstheme="minorHAnsi"/>
          <w:b/>
          <w:sz w:val="24"/>
          <w:szCs w:val="24"/>
          <w:lang w:val="en-GB"/>
        </w:rPr>
        <w:t>S</w:t>
      </w:r>
      <w:r>
        <w:rPr>
          <w:rFonts w:cstheme="minorHAnsi"/>
          <w:b/>
          <w:sz w:val="24"/>
          <w:szCs w:val="24"/>
        </w:rPr>
        <w:t xml:space="preserve"> - SUBLINK</w:t>
      </w:r>
    </w:p>
    <w:p w:rsidR="00581A05" w:rsidRDefault="000072BA">
      <w:pPr>
        <w:spacing w:after="0" w:line="360" w:lineRule="auto"/>
        <w:jc w:val="both"/>
        <w:rPr>
          <w:rFonts w:cstheme="minorHAnsi"/>
          <w:sz w:val="24"/>
          <w:szCs w:val="24"/>
        </w:rPr>
      </w:pPr>
      <w:r>
        <w:rPr>
          <w:rFonts w:cstheme="minorHAnsi"/>
          <w:sz w:val="24"/>
          <w:szCs w:val="24"/>
        </w:rPr>
        <w:t>To be uploaded</w:t>
      </w:r>
    </w:p>
    <w:p w:rsidR="00581A05" w:rsidRDefault="000072BA">
      <w:pPr>
        <w:pStyle w:val="ListParagraph"/>
        <w:numPr>
          <w:ilvl w:val="0"/>
          <w:numId w:val="3"/>
        </w:numPr>
        <w:spacing w:after="0" w:line="360" w:lineRule="auto"/>
        <w:jc w:val="both"/>
        <w:rPr>
          <w:rFonts w:cstheme="minorHAnsi"/>
          <w:b/>
          <w:sz w:val="24"/>
          <w:szCs w:val="24"/>
        </w:rPr>
      </w:pPr>
      <w:r>
        <w:rPr>
          <w:rFonts w:cstheme="minorHAnsi"/>
          <w:b/>
          <w:sz w:val="24"/>
          <w:szCs w:val="24"/>
        </w:rPr>
        <w:lastRenderedPageBreak/>
        <w:t>SECRETARIAT – SUBLINK</w:t>
      </w:r>
    </w:p>
    <w:p w:rsidR="00581A05" w:rsidRDefault="000072BA">
      <w:pPr>
        <w:spacing w:after="0" w:line="360" w:lineRule="auto"/>
        <w:jc w:val="both"/>
        <w:rPr>
          <w:rFonts w:cstheme="minorHAnsi"/>
          <w:sz w:val="24"/>
          <w:szCs w:val="24"/>
        </w:rPr>
      </w:pPr>
      <w:r>
        <w:rPr>
          <w:rFonts w:cstheme="minorHAnsi"/>
          <w:sz w:val="24"/>
          <w:szCs w:val="24"/>
        </w:rPr>
        <w:t>To be uploaded</w:t>
      </w:r>
    </w:p>
    <w:p w:rsidR="00581A05" w:rsidRDefault="000072BA">
      <w:pPr>
        <w:pStyle w:val="ListParagraph"/>
        <w:numPr>
          <w:ilvl w:val="0"/>
          <w:numId w:val="1"/>
        </w:numPr>
        <w:spacing w:after="0" w:line="360" w:lineRule="auto"/>
        <w:jc w:val="both"/>
        <w:rPr>
          <w:rFonts w:cstheme="minorHAnsi"/>
          <w:b/>
          <w:sz w:val="24"/>
          <w:szCs w:val="24"/>
        </w:rPr>
      </w:pPr>
      <w:r>
        <w:rPr>
          <w:rFonts w:cstheme="minorHAnsi"/>
          <w:b/>
          <w:sz w:val="24"/>
          <w:szCs w:val="24"/>
        </w:rPr>
        <w:t xml:space="preserve">REGISTRATION AND </w:t>
      </w:r>
      <w:r>
        <w:rPr>
          <w:rFonts w:cstheme="minorHAnsi"/>
          <w:b/>
          <w:sz w:val="24"/>
          <w:szCs w:val="24"/>
        </w:rPr>
        <w:t>ACCREDITATION – LINK</w:t>
      </w:r>
    </w:p>
    <w:p w:rsidR="00581A05" w:rsidRDefault="000072BA">
      <w:pPr>
        <w:pStyle w:val="ListParagraph"/>
        <w:numPr>
          <w:ilvl w:val="0"/>
          <w:numId w:val="3"/>
        </w:numPr>
        <w:spacing w:after="0" w:line="360" w:lineRule="auto"/>
        <w:jc w:val="both"/>
        <w:rPr>
          <w:rStyle w:val="inner-tit"/>
          <w:rFonts w:cstheme="minorHAnsi"/>
          <w:b/>
          <w:sz w:val="24"/>
          <w:szCs w:val="24"/>
        </w:rPr>
      </w:pPr>
      <w:r>
        <w:rPr>
          <w:rFonts w:cstheme="minorHAnsi"/>
          <w:b/>
          <w:sz w:val="24"/>
          <w:szCs w:val="24"/>
        </w:rPr>
        <w:t>ACCREDITATION – SUBLINK</w:t>
      </w:r>
    </w:p>
    <w:p w:rsidR="00581A05" w:rsidRDefault="000072BA">
      <w:pPr>
        <w:spacing w:after="0" w:line="360" w:lineRule="auto"/>
        <w:jc w:val="both"/>
        <w:rPr>
          <w:rFonts w:cstheme="minorHAnsi"/>
          <w:sz w:val="24"/>
          <w:szCs w:val="24"/>
        </w:rPr>
      </w:pPr>
      <w:r>
        <w:rPr>
          <w:rStyle w:val="inner-tit"/>
          <w:rFonts w:cstheme="minorHAnsi"/>
          <w:b/>
          <w:caps/>
          <w:sz w:val="24"/>
          <w:szCs w:val="24"/>
        </w:rPr>
        <w:t>Accreditation of Journalists and Media Practitioners</w:t>
      </w:r>
    </w:p>
    <w:p w:rsidR="00581A05" w:rsidRDefault="000072BA">
      <w:pPr>
        <w:pStyle w:val="NormalWeb"/>
        <w:shd w:val="clear" w:color="auto" w:fill="FFFFFF"/>
        <w:spacing w:before="0" w:beforeAutospacing="0" w:after="0" w:afterAutospacing="0" w:line="360" w:lineRule="auto"/>
        <w:jc w:val="both"/>
        <w:rPr>
          <w:rFonts w:asciiTheme="minorHAnsi" w:hAnsiTheme="minorHAnsi" w:cstheme="minorHAnsi"/>
        </w:rPr>
      </w:pPr>
      <w:r>
        <w:rPr>
          <w:rFonts w:asciiTheme="minorHAnsi" w:hAnsiTheme="minorHAnsi" w:cstheme="minorHAnsi"/>
        </w:rPr>
        <w:t xml:space="preserve">Accreditation of journalists and </w:t>
      </w:r>
      <w:r>
        <w:rPr>
          <w:rFonts w:asciiTheme="minorHAnsi" w:hAnsiTheme="minorHAnsi" w:cstheme="minorHAnsi"/>
          <w:lang w:val="en-GB"/>
        </w:rPr>
        <w:t>media practitioners</w:t>
      </w:r>
      <w:r>
        <w:rPr>
          <w:rFonts w:asciiTheme="minorHAnsi" w:hAnsiTheme="minorHAnsi" w:cstheme="minorHAnsi"/>
        </w:rPr>
        <w:t xml:space="preserve"> employed in the media is provided </w:t>
      </w:r>
      <w:r>
        <w:rPr>
          <w:rFonts w:asciiTheme="minorHAnsi" w:hAnsiTheme="minorHAnsi" w:cstheme="minorHAnsi"/>
          <w:lang w:val="en-GB"/>
        </w:rPr>
        <w:t xml:space="preserve">for </w:t>
      </w:r>
      <w:r>
        <w:rPr>
          <w:rFonts w:asciiTheme="minorHAnsi" w:hAnsiTheme="minorHAnsi" w:cstheme="minorHAnsi"/>
        </w:rPr>
        <w:t>by Statutory 169C of 2002. The Statutory Instrument pre</w:t>
      </w:r>
      <w:r>
        <w:rPr>
          <w:rFonts w:asciiTheme="minorHAnsi" w:hAnsiTheme="minorHAnsi" w:cstheme="minorHAnsi"/>
        </w:rPr>
        <w:t>scribes the manner and form in which an individual can lodge an application for accreditation with the Zimbabwe Media Commission. Statutory Instrument 65 of 2022 prescribes the fee</w:t>
      </w:r>
      <w:r>
        <w:rPr>
          <w:rFonts w:asciiTheme="minorHAnsi" w:hAnsiTheme="minorHAnsi" w:cstheme="minorHAnsi"/>
          <w:lang w:val="en-GB"/>
        </w:rPr>
        <w:t>s</w:t>
      </w:r>
      <w:r>
        <w:rPr>
          <w:rFonts w:asciiTheme="minorHAnsi" w:hAnsiTheme="minorHAnsi" w:cstheme="minorHAnsi"/>
        </w:rPr>
        <w:t xml:space="preserve"> payable for accreditation.</w:t>
      </w:r>
    </w:p>
    <w:p w:rsidR="00581A05" w:rsidRDefault="000072BA">
      <w:pPr>
        <w:pStyle w:val="ListParagraph"/>
        <w:numPr>
          <w:ilvl w:val="0"/>
          <w:numId w:val="5"/>
        </w:numPr>
        <w:spacing w:after="0" w:line="360" w:lineRule="auto"/>
        <w:jc w:val="both"/>
        <w:rPr>
          <w:rFonts w:cstheme="minorHAnsi"/>
          <w:b/>
          <w:sz w:val="24"/>
          <w:szCs w:val="24"/>
        </w:rPr>
      </w:pPr>
      <w:r>
        <w:rPr>
          <w:rStyle w:val="inner-tit"/>
          <w:rFonts w:cstheme="minorHAnsi"/>
          <w:b/>
          <w:caps/>
          <w:sz w:val="24"/>
          <w:szCs w:val="24"/>
        </w:rPr>
        <w:t>Requirements for Accreditation – LOCAL MEDIA PR</w:t>
      </w:r>
      <w:r>
        <w:rPr>
          <w:rStyle w:val="inner-tit"/>
          <w:rFonts w:cstheme="minorHAnsi"/>
          <w:b/>
          <w:caps/>
          <w:sz w:val="24"/>
          <w:szCs w:val="24"/>
        </w:rPr>
        <w:t>ACTITIONERS</w:t>
      </w:r>
    </w:p>
    <w:p w:rsidR="00581A05" w:rsidRDefault="000072BA">
      <w:pPr>
        <w:pStyle w:val="NormalWeb"/>
        <w:shd w:val="clear" w:color="auto" w:fill="FFFFFF"/>
        <w:spacing w:before="0" w:beforeAutospacing="0" w:after="0" w:afterAutospacing="0" w:line="360" w:lineRule="auto"/>
        <w:rPr>
          <w:rFonts w:asciiTheme="minorHAnsi" w:hAnsiTheme="minorHAnsi" w:cstheme="minorHAnsi"/>
        </w:rPr>
      </w:pPr>
      <w:r>
        <w:rPr>
          <w:rFonts w:asciiTheme="minorHAnsi" w:hAnsiTheme="minorHAnsi" w:cstheme="minorHAnsi"/>
        </w:rPr>
        <w:t xml:space="preserve">An application form for accreditation </w:t>
      </w:r>
      <w:r>
        <w:rPr>
          <w:rFonts w:asciiTheme="minorHAnsi" w:hAnsiTheme="minorHAnsi" w:cstheme="minorHAnsi"/>
          <w:lang w:val="en-GB"/>
        </w:rPr>
        <w:t>must</w:t>
      </w:r>
      <w:r>
        <w:rPr>
          <w:rFonts w:asciiTheme="minorHAnsi" w:hAnsiTheme="minorHAnsi" w:cstheme="minorHAnsi"/>
        </w:rPr>
        <w:t xml:space="preserve"> be accompanied by the following:</w:t>
      </w:r>
      <w:r>
        <w:rPr>
          <w:rFonts w:asciiTheme="minorHAnsi" w:hAnsiTheme="minorHAnsi" w:cstheme="minorHAnsi"/>
        </w:rPr>
        <w:br/>
        <w:t>• Certified copy of National Identity card;</w:t>
      </w:r>
      <w:r>
        <w:rPr>
          <w:rFonts w:asciiTheme="minorHAnsi" w:hAnsiTheme="minorHAnsi" w:cstheme="minorHAnsi"/>
        </w:rPr>
        <w:br/>
        <w:t>• One passport size</w:t>
      </w:r>
      <w:r>
        <w:rPr>
          <w:rFonts w:asciiTheme="minorHAnsi" w:hAnsiTheme="minorHAnsi" w:cstheme="minorHAnsi"/>
          <w:lang w:val="en-GB"/>
        </w:rPr>
        <w:t>d</w:t>
      </w:r>
      <w:r>
        <w:rPr>
          <w:rFonts w:asciiTheme="minorHAnsi" w:hAnsiTheme="minorHAnsi" w:cstheme="minorHAnsi"/>
        </w:rPr>
        <w:t xml:space="preserve"> photograph;</w:t>
      </w:r>
      <w:r>
        <w:rPr>
          <w:rFonts w:asciiTheme="minorHAnsi" w:hAnsiTheme="minorHAnsi" w:cstheme="minorHAnsi"/>
        </w:rPr>
        <w:br/>
        <w:t xml:space="preserve">• Certified copy of professional and academic qualifications or sample of past work </w:t>
      </w:r>
      <w:r>
        <w:rPr>
          <w:rFonts w:asciiTheme="minorHAnsi" w:hAnsiTheme="minorHAnsi" w:cstheme="minorHAnsi"/>
        </w:rPr>
        <w:t>done;</w:t>
      </w:r>
      <w:r>
        <w:rPr>
          <w:rFonts w:asciiTheme="minorHAnsi" w:hAnsiTheme="minorHAnsi" w:cstheme="minorHAnsi"/>
        </w:rPr>
        <w:br/>
        <w:t xml:space="preserve">• Where certificates are not available, applicant </w:t>
      </w:r>
      <w:r>
        <w:rPr>
          <w:rFonts w:asciiTheme="minorHAnsi" w:hAnsiTheme="minorHAnsi" w:cstheme="minorHAnsi"/>
          <w:lang w:val="en-GB"/>
        </w:rPr>
        <w:t>must</w:t>
      </w:r>
      <w:r>
        <w:rPr>
          <w:rFonts w:asciiTheme="minorHAnsi" w:hAnsiTheme="minorHAnsi" w:cstheme="minorHAnsi"/>
        </w:rPr>
        <w:t xml:space="preserve"> submit five samples of past work done;</w:t>
      </w:r>
      <w:r>
        <w:rPr>
          <w:rFonts w:asciiTheme="minorHAnsi" w:hAnsiTheme="minorHAnsi" w:cstheme="minorHAnsi"/>
        </w:rPr>
        <w:br/>
        <w:t>• Any other relevant reference materials such as a stamped letter from the employer or media house or professional association, testimonial; and</w:t>
      </w:r>
      <w:r>
        <w:rPr>
          <w:rFonts w:asciiTheme="minorHAnsi" w:hAnsiTheme="minorHAnsi" w:cstheme="minorHAnsi"/>
        </w:rPr>
        <w:br/>
        <w:t>• An acc</w:t>
      </w:r>
      <w:r>
        <w:rPr>
          <w:rFonts w:asciiTheme="minorHAnsi" w:hAnsiTheme="minorHAnsi" w:cstheme="minorHAnsi"/>
        </w:rPr>
        <w:t>reditation fee as prescribed.</w:t>
      </w:r>
    </w:p>
    <w:p w:rsidR="00581A05" w:rsidRDefault="000072BA">
      <w:pPr>
        <w:pStyle w:val="ListParagraph"/>
        <w:numPr>
          <w:ilvl w:val="0"/>
          <w:numId w:val="5"/>
        </w:numPr>
        <w:spacing w:after="0" w:line="360" w:lineRule="auto"/>
        <w:jc w:val="both"/>
        <w:rPr>
          <w:rStyle w:val="inner-tit"/>
          <w:rFonts w:cstheme="minorHAnsi"/>
          <w:b/>
          <w:sz w:val="24"/>
          <w:szCs w:val="24"/>
        </w:rPr>
      </w:pPr>
      <w:r>
        <w:rPr>
          <w:rStyle w:val="inner-tit"/>
          <w:rFonts w:cstheme="minorHAnsi"/>
          <w:b/>
          <w:caps/>
          <w:sz w:val="24"/>
          <w:szCs w:val="24"/>
        </w:rPr>
        <w:t>Requirements for Accreditation – FOREIGN MEDIA PRACTITIONERS</w:t>
      </w:r>
    </w:p>
    <w:p w:rsidR="00581A05" w:rsidRDefault="000072BA">
      <w:pPr>
        <w:pStyle w:val="ListParagraph"/>
        <w:numPr>
          <w:ilvl w:val="0"/>
          <w:numId w:val="3"/>
        </w:numPr>
        <w:spacing w:after="0" w:line="360" w:lineRule="auto"/>
        <w:jc w:val="both"/>
        <w:rPr>
          <w:rFonts w:cstheme="minorHAnsi"/>
          <w:sz w:val="24"/>
          <w:szCs w:val="24"/>
        </w:rPr>
      </w:pPr>
      <w:r>
        <w:rPr>
          <w:rFonts w:cstheme="minorHAnsi"/>
          <w:sz w:val="24"/>
          <w:szCs w:val="24"/>
        </w:rPr>
        <w:t>Copy of a valid passport;</w:t>
      </w:r>
    </w:p>
    <w:p w:rsidR="00581A05" w:rsidRDefault="000072BA">
      <w:pPr>
        <w:pStyle w:val="ListParagraph"/>
        <w:numPr>
          <w:ilvl w:val="0"/>
          <w:numId w:val="3"/>
        </w:numPr>
        <w:spacing w:after="0" w:line="360" w:lineRule="auto"/>
        <w:jc w:val="both"/>
        <w:rPr>
          <w:rFonts w:cstheme="minorHAnsi"/>
          <w:sz w:val="24"/>
          <w:szCs w:val="24"/>
        </w:rPr>
      </w:pPr>
      <w:r>
        <w:rPr>
          <w:rFonts w:cstheme="minorHAnsi"/>
          <w:sz w:val="24"/>
          <w:szCs w:val="24"/>
        </w:rPr>
        <w:t>One passport size photograph;</w:t>
      </w:r>
    </w:p>
    <w:p w:rsidR="00581A05" w:rsidRDefault="000072BA">
      <w:pPr>
        <w:pStyle w:val="ListParagraph"/>
        <w:numPr>
          <w:ilvl w:val="0"/>
          <w:numId w:val="3"/>
        </w:numPr>
        <w:spacing w:after="0" w:line="360" w:lineRule="auto"/>
        <w:jc w:val="both"/>
        <w:rPr>
          <w:rFonts w:cstheme="minorHAnsi"/>
          <w:sz w:val="24"/>
          <w:szCs w:val="24"/>
        </w:rPr>
      </w:pPr>
      <w:r>
        <w:rPr>
          <w:rFonts w:cstheme="minorHAnsi"/>
          <w:sz w:val="24"/>
          <w:szCs w:val="24"/>
        </w:rPr>
        <w:t>Temporary Employment Permit (TEP) / Clearance from the Ministry of Information, Publicity and Broadcasting Se</w:t>
      </w:r>
      <w:r>
        <w:rPr>
          <w:rFonts w:cstheme="minorHAnsi"/>
          <w:sz w:val="24"/>
          <w:szCs w:val="24"/>
        </w:rPr>
        <w:t>rvices; and</w:t>
      </w:r>
    </w:p>
    <w:p w:rsidR="00581A05" w:rsidRDefault="000072BA">
      <w:pPr>
        <w:pStyle w:val="ListParagraph"/>
        <w:numPr>
          <w:ilvl w:val="0"/>
          <w:numId w:val="3"/>
        </w:numPr>
        <w:spacing w:after="0" w:line="360" w:lineRule="auto"/>
        <w:jc w:val="both"/>
        <w:rPr>
          <w:rFonts w:cstheme="minorHAnsi"/>
          <w:sz w:val="24"/>
          <w:szCs w:val="24"/>
        </w:rPr>
      </w:pPr>
      <w:r>
        <w:rPr>
          <w:rFonts w:cstheme="minorHAnsi"/>
          <w:sz w:val="24"/>
          <w:szCs w:val="24"/>
        </w:rPr>
        <w:t xml:space="preserve">An accreditation fee as prescribed. </w:t>
      </w:r>
    </w:p>
    <w:p w:rsidR="00581A05" w:rsidRDefault="000072BA">
      <w:pPr>
        <w:spacing w:after="0" w:line="360" w:lineRule="auto"/>
        <w:jc w:val="both"/>
        <w:rPr>
          <w:rFonts w:cstheme="minorHAnsi"/>
          <w:i/>
          <w:sz w:val="24"/>
          <w:szCs w:val="24"/>
        </w:rPr>
      </w:pPr>
      <w:r>
        <w:rPr>
          <w:rFonts w:cstheme="minorHAnsi"/>
          <w:b/>
          <w:i/>
          <w:sz w:val="24"/>
          <w:szCs w:val="24"/>
        </w:rPr>
        <w:t>NB:</w:t>
      </w:r>
      <w:r>
        <w:rPr>
          <w:rFonts w:cstheme="minorHAnsi"/>
          <w:i/>
          <w:sz w:val="24"/>
          <w:szCs w:val="24"/>
        </w:rPr>
        <w:t xml:space="preserve"> link for accreditation (APPLY NOW)</w:t>
      </w:r>
    </w:p>
    <w:p w:rsidR="00581A05" w:rsidRDefault="000072BA">
      <w:pPr>
        <w:pStyle w:val="ListParagraph"/>
        <w:numPr>
          <w:ilvl w:val="0"/>
          <w:numId w:val="3"/>
        </w:numPr>
        <w:spacing w:after="0" w:line="360" w:lineRule="auto"/>
        <w:jc w:val="both"/>
        <w:rPr>
          <w:rFonts w:cstheme="minorHAnsi"/>
          <w:b/>
          <w:sz w:val="24"/>
          <w:szCs w:val="24"/>
        </w:rPr>
      </w:pPr>
      <w:r>
        <w:rPr>
          <w:rFonts w:cstheme="minorHAnsi"/>
          <w:b/>
          <w:sz w:val="24"/>
          <w:szCs w:val="24"/>
        </w:rPr>
        <w:t>REGISTRATION – SUBLINK</w:t>
      </w:r>
    </w:p>
    <w:p w:rsidR="00581A05" w:rsidRDefault="000072BA">
      <w:pPr>
        <w:pStyle w:val="NormalWeb"/>
        <w:shd w:val="clear" w:color="auto" w:fill="FFFFFF"/>
        <w:spacing w:before="0" w:beforeAutospacing="0" w:after="0" w:afterAutospacing="0" w:line="360" w:lineRule="auto"/>
        <w:jc w:val="both"/>
        <w:rPr>
          <w:rFonts w:asciiTheme="minorHAnsi" w:hAnsiTheme="minorHAnsi" w:cstheme="minorHAnsi"/>
          <w:b/>
        </w:rPr>
      </w:pPr>
      <w:r>
        <w:rPr>
          <w:rFonts w:asciiTheme="minorHAnsi" w:hAnsiTheme="minorHAnsi" w:cstheme="minorHAnsi"/>
          <w:b/>
        </w:rPr>
        <w:t>REGISTRATION OF MASS MEDIA SERVICES</w:t>
      </w:r>
    </w:p>
    <w:p w:rsidR="00581A05" w:rsidRDefault="000072BA">
      <w:pPr>
        <w:pStyle w:val="NormalWeb"/>
        <w:shd w:val="clear" w:color="auto" w:fill="FFFFFF"/>
        <w:spacing w:before="0" w:beforeAutospacing="0" w:after="0" w:afterAutospacing="0" w:line="360" w:lineRule="auto"/>
        <w:jc w:val="both"/>
        <w:rPr>
          <w:rFonts w:asciiTheme="minorHAnsi" w:hAnsiTheme="minorHAnsi" w:cstheme="minorHAnsi"/>
        </w:rPr>
      </w:pPr>
      <w:r>
        <w:rPr>
          <w:rFonts w:asciiTheme="minorHAnsi" w:hAnsiTheme="minorHAnsi" w:cstheme="minorHAnsi"/>
        </w:rPr>
        <w:t xml:space="preserve">Registration of mass media services is provided </w:t>
      </w:r>
      <w:r>
        <w:rPr>
          <w:rFonts w:asciiTheme="minorHAnsi" w:hAnsiTheme="minorHAnsi" w:cstheme="minorHAnsi"/>
          <w:lang w:val="en-GB"/>
        </w:rPr>
        <w:t xml:space="preserve">for </w:t>
      </w:r>
      <w:r>
        <w:rPr>
          <w:rFonts w:asciiTheme="minorHAnsi" w:hAnsiTheme="minorHAnsi" w:cstheme="minorHAnsi"/>
        </w:rPr>
        <w:t>by Statutory 169C of 2002. The Statutory Instrument presc</w:t>
      </w:r>
      <w:r>
        <w:rPr>
          <w:rFonts w:asciiTheme="minorHAnsi" w:hAnsiTheme="minorHAnsi" w:cstheme="minorHAnsi"/>
        </w:rPr>
        <w:t xml:space="preserve">ribes the manner and form in which an individual can lodge an application for </w:t>
      </w:r>
      <w:r>
        <w:rPr>
          <w:rFonts w:asciiTheme="minorHAnsi" w:hAnsiTheme="minorHAnsi" w:cstheme="minorHAnsi"/>
        </w:rPr>
        <w:lastRenderedPageBreak/>
        <w:t>registration with the Zimbabwe Media Commission. Statutory Instrument 65 of 2022 prescribes the fee</w:t>
      </w:r>
      <w:r>
        <w:rPr>
          <w:rFonts w:asciiTheme="minorHAnsi" w:hAnsiTheme="minorHAnsi" w:cstheme="minorHAnsi"/>
          <w:lang w:val="en-GB"/>
        </w:rPr>
        <w:t>s</w:t>
      </w:r>
      <w:r>
        <w:rPr>
          <w:rFonts w:asciiTheme="minorHAnsi" w:hAnsiTheme="minorHAnsi" w:cstheme="minorHAnsi"/>
        </w:rPr>
        <w:t xml:space="preserve"> payable for </w:t>
      </w:r>
      <w:r>
        <w:rPr>
          <w:rFonts w:asciiTheme="minorHAnsi" w:hAnsiTheme="minorHAnsi" w:cstheme="minorHAnsi"/>
          <w:lang w:val="en-GB"/>
        </w:rPr>
        <w:t>registration</w:t>
      </w:r>
      <w:r>
        <w:rPr>
          <w:rFonts w:asciiTheme="minorHAnsi" w:hAnsiTheme="minorHAnsi" w:cstheme="minorHAnsi"/>
        </w:rPr>
        <w:t>.</w:t>
      </w:r>
    </w:p>
    <w:p w:rsidR="00581A05" w:rsidRDefault="000072BA">
      <w:pPr>
        <w:pStyle w:val="NormalWeb"/>
        <w:numPr>
          <w:ilvl w:val="0"/>
          <w:numId w:val="6"/>
        </w:numPr>
        <w:shd w:val="clear" w:color="auto" w:fill="FFFFFF"/>
        <w:spacing w:before="0" w:beforeAutospacing="0" w:after="0" w:afterAutospacing="0" w:line="360" w:lineRule="auto"/>
        <w:jc w:val="both"/>
        <w:rPr>
          <w:rFonts w:asciiTheme="minorHAnsi" w:hAnsiTheme="minorHAnsi" w:cstheme="minorHAnsi"/>
          <w:b/>
        </w:rPr>
      </w:pPr>
      <w:r>
        <w:rPr>
          <w:rFonts w:asciiTheme="minorHAnsi" w:hAnsiTheme="minorHAnsi" w:cstheme="minorHAnsi"/>
          <w:b/>
        </w:rPr>
        <w:t xml:space="preserve">REQUIREMENTS FOR REGISTRATION – LOCAL </w:t>
      </w:r>
      <w:r>
        <w:rPr>
          <w:rFonts w:asciiTheme="minorHAnsi" w:hAnsiTheme="minorHAnsi" w:cstheme="minorHAnsi"/>
          <w:b/>
        </w:rPr>
        <w:t>MEDIA ORGANIZATIONS</w:t>
      </w:r>
    </w:p>
    <w:p w:rsidR="00581A05" w:rsidRDefault="000072BA">
      <w:pPr>
        <w:pStyle w:val="ListParagraph"/>
        <w:numPr>
          <w:ilvl w:val="0"/>
          <w:numId w:val="7"/>
        </w:numPr>
        <w:spacing w:after="0" w:line="360" w:lineRule="auto"/>
        <w:jc w:val="both"/>
        <w:rPr>
          <w:rFonts w:cstheme="minorHAnsi"/>
          <w:sz w:val="24"/>
          <w:szCs w:val="24"/>
        </w:rPr>
      </w:pPr>
      <w:r>
        <w:rPr>
          <w:rFonts w:cstheme="minorHAnsi"/>
          <w:sz w:val="24"/>
          <w:szCs w:val="24"/>
        </w:rPr>
        <w:t>Projected cash flow statement for three years.</w:t>
      </w:r>
    </w:p>
    <w:p w:rsidR="00581A05" w:rsidRDefault="000072BA">
      <w:pPr>
        <w:pStyle w:val="ListParagraph"/>
        <w:numPr>
          <w:ilvl w:val="0"/>
          <w:numId w:val="7"/>
        </w:numPr>
        <w:spacing w:after="0" w:line="360" w:lineRule="auto"/>
        <w:jc w:val="both"/>
        <w:rPr>
          <w:rFonts w:cstheme="minorHAnsi"/>
          <w:sz w:val="24"/>
          <w:szCs w:val="24"/>
        </w:rPr>
      </w:pPr>
      <w:r>
        <w:rPr>
          <w:rFonts w:cstheme="minorHAnsi"/>
          <w:sz w:val="24"/>
          <w:szCs w:val="24"/>
        </w:rPr>
        <w:t>Projected balance sheet for three years.</w:t>
      </w:r>
    </w:p>
    <w:p w:rsidR="00581A05" w:rsidRDefault="000072BA">
      <w:pPr>
        <w:pStyle w:val="ListParagraph"/>
        <w:numPr>
          <w:ilvl w:val="0"/>
          <w:numId w:val="7"/>
        </w:numPr>
        <w:spacing w:after="0" w:line="360" w:lineRule="auto"/>
        <w:jc w:val="both"/>
        <w:rPr>
          <w:rFonts w:cstheme="minorHAnsi"/>
          <w:sz w:val="24"/>
          <w:szCs w:val="24"/>
        </w:rPr>
      </w:pPr>
      <w:r>
        <w:rPr>
          <w:rFonts w:cstheme="minorHAnsi"/>
          <w:sz w:val="24"/>
          <w:szCs w:val="24"/>
        </w:rPr>
        <w:t>Editorial charter.</w:t>
      </w:r>
    </w:p>
    <w:p w:rsidR="00581A05" w:rsidRDefault="000072BA">
      <w:pPr>
        <w:pStyle w:val="ListParagraph"/>
        <w:numPr>
          <w:ilvl w:val="0"/>
          <w:numId w:val="7"/>
        </w:numPr>
        <w:spacing w:after="0" w:line="360" w:lineRule="auto"/>
        <w:jc w:val="both"/>
        <w:rPr>
          <w:rFonts w:cstheme="minorHAnsi"/>
          <w:sz w:val="24"/>
          <w:szCs w:val="24"/>
        </w:rPr>
      </w:pPr>
      <w:r>
        <w:rPr>
          <w:rFonts w:cstheme="minorHAnsi"/>
          <w:sz w:val="24"/>
          <w:szCs w:val="24"/>
        </w:rPr>
        <w:t>Code of ethics.</w:t>
      </w:r>
    </w:p>
    <w:p w:rsidR="00581A05" w:rsidRDefault="000072BA">
      <w:pPr>
        <w:pStyle w:val="ListParagraph"/>
        <w:numPr>
          <w:ilvl w:val="0"/>
          <w:numId w:val="7"/>
        </w:numPr>
        <w:spacing w:after="0" w:line="360" w:lineRule="auto"/>
        <w:jc w:val="both"/>
        <w:rPr>
          <w:rFonts w:cstheme="minorHAnsi"/>
          <w:sz w:val="24"/>
          <w:szCs w:val="24"/>
        </w:rPr>
      </w:pPr>
      <w:r>
        <w:rPr>
          <w:rFonts w:cstheme="minorHAnsi"/>
          <w:sz w:val="24"/>
          <w:szCs w:val="24"/>
        </w:rPr>
        <w:t>Code of conduct for employees.</w:t>
      </w:r>
    </w:p>
    <w:p w:rsidR="00581A05" w:rsidRDefault="000072BA">
      <w:pPr>
        <w:pStyle w:val="ListParagraph"/>
        <w:numPr>
          <w:ilvl w:val="0"/>
          <w:numId w:val="7"/>
        </w:numPr>
        <w:spacing w:after="0" w:line="360" w:lineRule="auto"/>
        <w:jc w:val="both"/>
        <w:rPr>
          <w:rFonts w:cstheme="minorHAnsi"/>
          <w:sz w:val="24"/>
          <w:szCs w:val="24"/>
        </w:rPr>
      </w:pPr>
      <w:r>
        <w:rPr>
          <w:rFonts w:cstheme="minorHAnsi"/>
          <w:sz w:val="24"/>
          <w:szCs w:val="24"/>
        </w:rPr>
        <w:t>Market analysis.</w:t>
      </w:r>
    </w:p>
    <w:p w:rsidR="00581A05" w:rsidRDefault="000072BA">
      <w:pPr>
        <w:pStyle w:val="ListParagraph"/>
        <w:numPr>
          <w:ilvl w:val="0"/>
          <w:numId w:val="7"/>
        </w:numPr>
        <w:spacing w:after="0" w:line="360" w:lineRule="auto"/>
        <w:jc w:val="both"/>
        <w:rPr>
          <w:rFonts w:cstheme="minorHAnsi"/>
          <w:sz w:val="24"/>
          <w:szCs w:val="24"/>
        </w:rPr>
      </w:pPr>
      <w:r>
        <w:rPr>
          <w:rFonts w:cstheme="minorHAnsi"/>
          <w:sz w:val="24"/>
          <w:szCs w:val="24"/>
        </w:rPr>
        <w:t>Certified I.Ds for directors.</w:t>
      </w:r>
    </w:p>
    <w:p w:rsidR="00581A05" w:rsidRDefault="000072BA">
      <w:pPr>
        <w:pStyle w:val="ListParagraph"/>
        <w:numPr>
          <w:ilvl w:val="0"/>
          <w:numId w:val="7"/>
        </w:numPr>
        <w:spacing w:after="0" w:line="360" w:lineRule="auto"/>
        <w:jc w:val="both"/>
        <w:rPr>
          <w:rFonts w:cstheme="minorHAnsi"/>
          <w:sz w:val="24"/>
          <w:szCs w:val="24"/>
        </w:rPr>
      </w:pPr>
      <w:r>
        <w:rPr>
          <w:rFonts w:cstheme="minorHAnsi"/>
          <w:sz w:val="24"/>
          <w:szCs w:val="24"/>
        </w:rPr>
        <w:t>In-house style book.</w:t>
      </w:r>
    </w:p>
    <w:p w:rsidR="00581A05" w:rsidRDefault="000072BA">
      <w:pPr>
        <w:pStyle w:val="ListParagraph"/>
        <w:numPr>
          <w:ilvl w:val="0"/>
          <w:numId w:val="7"/>
        </w:numPr>
        <w:spacing w:after="0" w:line="360" w:lineRule="auto"/>
        <w:jc w:val="both"/>
        <w:rPr>
          <w:rFonts w:cstheme="minorHAnsi"/>
          <w:sz w:val="24"/>
          <w:szCs w:val="24"/>
        </w:rPr>
      </w:pPr>
      <w:r>
        <w:rPr>
          <w:rFonts w:cstheme="minorHAnsi"/>
          <w:sz w:val="24"/>
          <w:szCs w:val="24"/>
        </w:rPr>
        <w:t>Attach dummy (</w:t>
      </w:r>
      <w:r>
        <w:rPr>
          <w:rFonts w:cstheme="minorHAnsi"/>
          <w:sz w:val="24"/>
          <w:szCs w:val="24"/>
        </w:rPr>
        <w:t>copy of publication)</w:t>
      </w:r>
    </w:p>
    <w:p w:rsidR="00581A05" w:rsidRDefault="000072BA">
      <w:pPr>
        <w:pStyle w:val="ListParagraph"/>
        <w:numPr>
          <w:ilvl w:val="0"/>
          <w:numId w:val="7"/>
        </w:numPr>
        <w:spacing w:after="0" w:line="360" w:lineRule="auto"/>
        <w:jc w:val="both"/>
        <w:rPr>
          <w:rFonts w:cstheme="minorHAnsi"/>
          <w:sz w:val="24"/>
          <w:szCs w:val="24"/>
        </w:rPr>
      </w:pPr>
      <w:r>
        <w:rPr>
          <w:rFonts w:cstheme="minorHAnsi"/>
          <w:sz w:val="24"/>
          <w:szCs w:val="24"/>
        </w:rPr>
        <w:t>Attach mission statement.</w:t>
      </w:r>
    </w:p>
    <w:p w:rsidR="00581A05" w:rsidRDefault="000072BA">
      <w:pPr>
        <w:pStyle w:val="ListParagraph"/>
        <w:numPr>
          <w:ilvl w:val="0"/>
          <w:numId w:val="7"/>
        </w:numPr>
        <w:spacing w:after="0" w:line="360" w:lineRule="auto"/>
        <w:jc w:val="both"/>
        <w:rPr>
          <w:rFonts w:cstheme="minorHAnsi"/>
          <w:sz w:val="24"/>
          <w:szCs w:val="24"/>
        </w:rPr>
      </w:pPr>
      <w:r>
        <w:rPr>
          <w:rFonts w:cstheme="minorHAnsi"/>
          <w:sz w:val="24"/>
          <w:szCs w:val="24"/>
        </w:rPr>
        <w:t>Attach certificate of incorporation.</w:t>
      </w:r>
    </w:p>
    <w:p w:rsidR="00581A05" w:rsidRDefault="000072BA">
      <w:pPr>
        <w:pStyle w:val="ListParagraph"/>
        <w:numPr>
          <w:ilvl w:val="0"/>
          <w:numId w:val="7"/>
        </w:numPr>
        <w:spacing w:after="0" w:line="360" w:lineRule="auto"/>
        <w:jc w:val="both"/>
        <w:rPr>
          <w:rFonts w:cstheme="minorHAnsi"/>
          <w:sz w:val="24"/>
          <w:szCs w:val="24"/>
        </w:rPr>
      </w:pPr>
      <w:r>
        <w:rPr>
          <w:rFonts w:cstheme="minorHAnsi"/>
          <w:sz w:val="24"/>
          <w:szCs w:val="24"/>
        </w:rPr>
        <w:t>Attach memorandum of association.</w:t>
      </w:r>
    </w:p>
    <w:p w:rsidR="00581A05" w:rsidRDefault="000072BA">
      <w:pPr>
        <w:pStyle w:val="NormalWeb"/>
        <w:numPr>
          <w:ilvl w:val="0"/>
          <w:numId w:val="6"/>
        </w:numPr>
        <w:shd w:val="clear" w:color="auto" w:fill="FFFFFF"/>
        <w:spacing w:before="0" w:beforeAutospacing="0" w:after="0" w:afterAutospacing="0" w:line="360" w:lineRule="auto"/>
        <w:jc w:val="both"/>
        <w:rPr>
          <w:rFonts w:asciiTheme="minorHAnsi" w:hAnsiTheme="minorHAnsi" w:cstheme="minorHAnsi"/>
          <w:b/>
        </w:rPr>
      </w:pPr>
      <w:r>
        <w:rPr>
          <w:rFonts w:asciiTheme="minorHAnsi" w:hAnsiTheme="minorHAnsi" w:cstheme="minorHAnsi"/>
          <w:b/>
        </w:rPr>
        <w:t>REQUIREMENTS FOR REGISTRATION – REPRESENTATITIVE OFFICE OF FOREIGN MASS MEDIA SERVICE</w:t>
      </w:r>
    </w:p>
    <w:p w:rsidR="00581A05" w:rsidRDefault="000072BA">
      <w:pPr>
        <w:pStyle w:val="NormalWeb"/>
        <w:numPr>
          <w:ilvl w:val="0"/>
          <w:numId w:val="8"/>
        </w:numPr>
        <w:shd w:val="clear" w:color="auto" w:fill="FFFFFF"/>
        <w:spacing w:before="0" w:beforeAutospacing="0" w:after="0" w:afterAutospacing="0" w:line="360" w:lineRule="auto"/>
        <w:jc w:val="both"/>
        <w:rPr>
          <w:rFonts w:asciiTheme="minorHAnsi" w:hAnsiTheme="minorHAnsi" w:cstheme="minorHAnsi"/>
        </w:rPr>
      </w:pPr>
      <w:r>
        <w:rPr>
          <w:rFonts w:asciiTheme="minorHAnsi" w:hAnsiTheme="minorHAnsi" w:cstheme="minorHAnsi"/>
          <w:lang w:val="en-GB"/>
        </w:rPr>
        <w:t>Clearance</w:t>
      </w:r>
      <w:r>
        <w:rPr>
          <w:rFonts w:asciiTheme="minorHAnsi" w:hAnsiTheme="minorHAnsi" w:cstheme="minorHAnsi"/>
        </w:rPr>
        <w:t xml:space="preserve"> to operate a representative offi</w:t>
      </w:r>
      <w:r>
        <w:rPr>
          <w:rFonts w:asciiTheme="minorHAnsi" w:hAnsiTheme="minorHAnsi" w:cstheme="minorHAnsi"/>
        </w:rPr>
        <w:t xml:space="preserve">ce from the Ministry of Information, Publicity and Broadcasting Services. </w:t>
      </w:r>
    </w:p>
    <w:p w:rsidR="00581A05" w:rsidRDefault="000072BA">
      <w:pPr>
        <w:pStyle w:val="NormalWeb"/>
        <w:numPr>
          <w:ilvl w:val="0"/>
          <w:numId w:val="8"/>
        </w:numPr>
        <w:shd w:val="clear" w:color="auto" w:fill="FFFFFF"/>
        <w:spacing w:before="0" w:beforeAutospacing="0" w:after="0" w:afterAutospacing="0" w:line="360" w:lineRule="auto"/>
        <w:jc w:val="both"/>
        <w:rPr>
          <w:rFonts w:asciiTheme="minorHAnsi" w:hAnsiTheme="minorHAnsi" w:cstheme="minorHAnsi"/>
        </w:rPr>
      </w:pPr>
      <w:r>
        <w:rPr>
          <w:rFonts w:asciiTheme="minorHAnsi" w:hAnsiTheme="minorHAnsi" w:cstheme="minorHAnsi"/>
        </w:rPr>
        <w:t xml:space="preserve">Proof of registration in </w:t>
      </w:r>
      <w:r>
        <w:rPr>
          <w:rFonts w:asciiTheme="minorHAnsi" w:hAnsiTheme="minorHAnsi" w:cstheme="minorHAnsi"/>
          <w:lang w:val="en-GB"/>
        </w:rPr>
        <w:t>home</w:t>
      </w:r>
      <w:r>
        <w:rPr>
          <w:rFonts w:asciiTheme="minorHAnsi" w:hAnsiTheme="minorHAnsi" w:cstheme="minorHAnsi"/>
        </w:rPr>
        <w:t xml:space="preserve"> country.</w:t>
      </w:r>
    </w:p>
    <w:p w:rsidR="00581A05" w:rsidRDefault="000072BA">
      <w:pPr>
        <w:pStyle w:val="NormalWeb"/>
        <w:numPr>
          <w:ilvl w:val="0"/>
          <w:numId w:val="8"/>
        </w:numPr>
        <w:shd w:val="clear" w:color="auto" w:fill="FFFFFF"/>
        <w:spacing w:before="0" w:beforeAutospacing="0" w:after="0" w:afterAutospacing="0" w:line="360" w:lineRule="auto"/>
        <w:jc w:val="both"/>
        <w:rPr>
          <w:rFonts w:asciiTheme="minorHAnsi" w:hAnsiTheme="minorHAnsi" w:cstheme="minorHAnsi"/>
        </w:rPr>
      </w:pPr>
      <w:r>
        <w:rPr>
          <w:rFonts w:asciiTheme="minorHAnsi" w:hAnsiTheme="minorHAnsi" w:cstheme="minorHAnsi"/>
        </w:rPr>
        <w:t xml:space="preserve">Names and certified </w:t>
      </w:r>
      <w:r>
        <w:rPr>
          <w:rFonts w:asciiTheme="minorHAnsi" w:hAnsiTheme="minorHAnsi" w:cstheme="minorHAnsi"/>
          <w:lang w:val="en-GB"/>
        </w:rPr>
        <w:t xml:space="preserve">copies of </w:t>
      </w:r>
      <w:r>
        <w:rPr>
          <w:rFonts w:asciiTheme="minorHAnsi" w:hAnsiTheme="minorHAnsi" w:cstheme="minorHAnsi"/>
        </w:rPr>
        <w:t>IDs of people running the representative office</w:t>
      </w:r>
    </w:p>
    <w:p w:rsidR="00581A05" w:rsidRDefault="000072BA">
      <w:pPr>
        <w:pStyle w:val="NormalWeb"/>
        <w:numPr>
          <w:ilvl w:val="0"/>
          <w:numId w:val="8"/>
        </w:numPr>
        <w:shd w:val="clear" w:color="auto" w:fill="FFFFFF"/>
        <w:spacing w:before="0" w:beforeAutospacing="0" w:after="0" w:afterAutospacing="0" w:line="360" w:lineRule="auto"/>
        <w:jc w:val="both"/>
        <w:rPr>
          <w:rFonts w:asciiTheme="minorHAnsi" w:hAnsiTheme="minorHAnsi" w:cstheme="minorHAnsi"/>
        </w:rPr>
      </w:pPr>
      <w:r>
        <w:rPr>
          <w:rFonts w:asciiTheme="minorHAnsi" w:hAnsiTheme="minorHAnsi" w:cstheme="minorHAnsi"/>
        </w:rPr>
        <w:t>Contact details (Physical address, email and telephone</w:t>
      </w:r>
      <w:r>
        <w:rPr>
          <w:rFonts w:asciiTheme="minorHAnsi" w:hAnsiTheme="minorHAnsi" w:cstheme="minorHAnsi"/>
        </w:rPr>
        <w:t>)</w:t>
      </w:r>
    </w:p>
    <w:p w:rsidR="00581A05" w:rsidRDefault="000072BA">
      <w:pPr>
        <w:spacing w:after="0" w:line="360" w:lineRule="auto"/>
        <w:jc w:val="both"/>
        <w:rPr>
          <w:rFonts w:cstheme="minorHAnsi"/>
          <w:i/>
          <w:sz w:val="24"/>
          <w:szCs w:val="24"/>
        </w:rPr>
      </w:pPr>
      <w:r>
        <w:rPr>
          <w:rFonts w:cstheme="minorHAnsi"/>
          <w:b/>
          <w:i/>
          <w:sz w:val="24"/>
          <w:szCs w:val="24"/>
        </w:rPr>
        <w:t>NB:</w:t>
      </w:r>
      <w:r>
        <w:rPr>
          <w:rFonts w:cstheme="minorHAnsi"/>
          <w:i/>
          <w:sz w:val="24"/>
          <w:szCs w:val="24"/>
        </w:rPr>
        <w:t xml:space="preserve"> link for registration (APPLY NOW)</w:t>
      </w:r>
    </w:p>
    <w:p w:rsidR="00581A05" w:rsidRDefault="000072BA">
      <w:pPr>
        <w:pStyle w:val="ListParagraph"/>
        <w:numPr>
          <w:ilvl w:val="0"/>
          <w:numId w:val="1"/>
        </w:numPr>
        <w:spacing w:after="0" w:line="360" w:lineRule="auto"/>
        <w:jc w:val="both"/>
        <w:rPr>
          <w:rFonts w:cstheme="minorHAnsi"/>
          <w:b/>
          <w:sz w:val="24"/>
          <w:szCs w:val="24"/>
        </w:rPr>
      </w:pPr>
      <w:r>
        <w:rPr>
          <w:rFonts w:cstheme="minorHAnsi"/>
          <w:b/>
          <w:sz w:val="24"/>
          <w:szCs w:val="24"/>
        </w:rPr>
        <w:t>MEDIA CENTRE – LINK</w:t>
      </w:r>
    </w:p>
    <w:p w:rsidR="00581A05" w:rsidRDefault="000072BA">
      <w:pPr>
        <w:pStyle w:val="ListParagraph"/>
        <w:numPr>
          <w:ilvl w:val="0"/>
          <w:numId w:val="9"/>
        </w:numPr>
        <w:spacing w:after="0" w:line="360" w:lineRule="auto"/>
        <w:jc w:val="both"/>
        <w:rPr>
          <w:rFonts w:cstheme="minorHAnsi"/>
          <w:b/>
          <w:sz w:val="24"/>
          <w:szCs w:val="24"/>
        </w:rPr>
      </w:pPr>
      <w:r>
        <w:rPr>
          <w:rFonts w:cstheme="minorHAnsi"/>
          <w:b/>
          <w:sz w:val="24"/>
          <w:szCs w:val="24"/>
        </w:rPr>
        <w:t xml:space="preserve">DOWNLOADS – SUBLINK </w:t>
      </w:r>
      <w:r>
        <w:rPr>
          <w:rFonts w:cstheme="minorHAnsi"/>
          <w:sz w:val="24"/>
          <w:szCs w:val="24"/>
        </w:rPr>
        <w:t>(documents to be uploaded)</w:t>
      </w:r>
    </w:p>
    <w:p w:rsidR="00581A05" w:rsidRDefault="000072BA">
      <w:pPr>
        <w:pStyle w:val="ListParagraph"/>
        <w:numPr>
          <w:ilvl w:val="0"/>
          <w:numId w:val="9"/>
        </w:numPr>
        <w:spacing w:after="0" w:line="360" w:lineRule="auto"/>
        <w:jc w:val="both"/>
        <w:rPr>
          <w:rFonts w:cstheme="minorHAnsi"/>
          <w:b/>
          <w:sz w:val="24"/>
          <w:szCs w:val="24"/>
        </w:rPr>
      </w:pPr>
      <w:r>
        <w:rPr>
          <w:rFonts w:cstheme="minorHAnsi"/>
          <w:b/>
          <w:sz w:val="24"/>
          <w:szCs w:val="24"/>
        </w:rPr>
        <w:t xml:space="preserve">PRESS RELEASES – SUBLINK </w:t>
      </w:r>
      <w:r>
        <w:rPr>
          <w:rFonts w:cstheme="minorHAnsi"/>
          <w:sz w:val="24"/>
          <w:szCs w:val="24"/>
        </w:rPr>
        <w:t>(to be uploaded)</w:t>
      </w:r>
    </w:p>
    <w:p w:rsidR="00581A05" w:rsidRDefault="000072BA">
      <w:pPr>
        <w:pStyle w:val="ListParagraph"/>
        <w:numPr>
          <w:ilvl w:val="0"/>
          <w:numId w:val="9"/>
        </w:numPr>
        <w:spacing w:after="0" w:line="360" w:lineRule="auto"/>
        <w:jc w:val="both"/>
        <w:rPr>
          <w:rFonts w:cstheme="minorHAnsi"/>
          <w:b/>
          <w:sz w:val="24"/>
          <w:szCs w:val="24"/>
        </w:rPr>
      </w:pPr>
      <w:r>
        <w:rPr>
          <w:rFonts w:cstheme="minorHAnsi"/>
          <w:b/>
          <w:sz w:val="24"/>
          <w:szCs w:val="24"/>
        </w:rPr>
        <w:t xml:space="preserve">MAGAZINE - SUBLINK </w:t>
      </w:r>
      <w:r>
        <w:rPr>
          <w:rFonts w:cstheme="minorHAnsi"/>
          <w:sz w:val="24"/>
          <w:szCs w:val="24"/>
        </w:rPr>
        <w:t>(documents to be uploaded)</w:t>
      </w:r>
    </w:p>
    <w:p w:rsidR="00581A05" w:rsidRDefault="000072BA">
      <w:pPr>
        <w:pStyle w:val="ListParagraph"/>
        <w:numPr>
          <w:ilvl w:val="0"/>
          <w:numId w:val="1"/>
        </w:numPr>
        <w:spacing w:after="0" w:line="360" w:lineRule="auto"/>
        <w:jc w:val="both"/>
        <w:rPr>
          <w:rFonts w:cstheme="minorHAnsi"/>
          <w:b/>
          <w:sz w:val="24"/>
          <w:szCs w:val="24"/>
        </w:rPr>
      </w:pPr>
      <w:r>
        <w:rPr>
          <w:rFonts w:cstheme="minorHAnsi"/>
          <w:b/>
          <w:sz w:val="24"/>
          <w:szCs w:val="24"/>
        </w:rPr>
        <w:t>COMPLAINTS</w:t>
      </w:r>
      <w:r>
        <w:rPr>
          <w:rFonts w:cstheme="minorHAnsi"/>
          <w:b/>
          <w:sz w:val="24"/>
          <w:szCs w:val="24"/>
        </w:rPr>
        <w:t xml:space="preserve"> </w:t>
      </w:r>
      <w:r>
        <w:rPr>
          <w:rFonts w:cstheme="minorHAnsi"/>
          <w:b/>
          <w:sz w:val="24"/>
          <w:szCs w:val="24"/>
        </w:rPr>
        <w:t>– LINK</w:t>
      </w:r>
      <w:ins w:id="1" w:author="ZMC - Tariro" w:date="2025-11-27T15:01:00Z">
        <w:r>
          <w:rPr>
            <w:rFonts w:cstheme="minorHAnsi"/>
            <w:b/>
            <w:sz w:val="24"/>
            <w:szCs w:val="24"/>
            <w:lang w:val="en-GB"/>
          </w:rPr>
          <w:t xml:space="preserve"> </w:t>
        </w:r>
      </w:ins>
    </w:p>
    <w:p w:rsidR="00581A05" w:rsidRDefault="000072BA">
      <w:pPr>
        <w:spacing w:after="0" w:line="360" w:lineRule="auto"/>
        <w:jc w:val="both"/>
        <w:rPr>
          <w:rFonts w:cstheme="minorHAnsi"/>
          <w:b/>
          <w:sz w:val="24"/>
          <w:szCs w:val="24"/>
        </w:rPr>
      </w:pPr>
      <w:r>
        <w:rPr>
          <w:rFonts w:cstheme="minorHAnsi"/>
          <w:b/>
          <w:sz w:val="24"/>
          <w:szCs w:val="24"/>
        </w:rPr>
        <w:t>LODGE A</w:t>
      </w:r>
      <w:r>
        <w:rPr>
          <w:rFonts w:cstheme="minorHAnsi"/>
          <w:b/>
          <w:sz w:val="24"/>
          <w:szCs w:val="24"/>
          <w:lang w:val="en-GB"/>
        </w:rPr>
        <w:t xml:space="preserve"> MEDIA</w:t>
      </w:r>
      <w:r>
        <w:rPr>
          <w:rFonts w:cstheme="minorHAnsi"/>
          <w:b/>
          <w:sz w:val="24"/>
          <w:szCs w:val="24"/>
        </w:rPr>
        <w:t xml:space="preserve"> COMPLAINT </w:t>
      </w:r>
    </w:p>
    <w:p w:rsidR="00581A05" w:rsidRDefault="000072BA">
      <w:pPr>
        <w:spacing w:after="0" w:line="360" w:lineRule="auto"/>
        <w:jc w:val="both"/>
        <w:rPr>
          <w:rFonts w:cstheme="minorHAnsi"/>
          <w:sz w:val="24"/>
          <w:szCs w:val="24"/>
        </w:rPr>
      </w:pPr>
      <w:r>
        <w:rPr>
          <w:rFonts w:cstheme="minorHAnsi"/>
          <w:sz w:val="24"/>
          <w:szCs w:val="24"/>
        </w:rPr>
        <w:lastRenderedPageBreak/>
        <w:t xml:space="preserve">The Commission receives complaints </w:t>
      </w:r>
      <w:r>
        <w:rPr>
          <w:rFonts w:cstheme="minorHAnsi"/>
          <w:sz w:val="24"/>
          <w:szCs w:val="24"/>
          <w:lang w:val="en-GB"/>
        </w:rPr>
        <w:t>from the public or any organisation</w:t>
      </w:r>
      <w:r>
        <w:rPr>
          <w:rFonts w:cstheme="minorHAnsi"/>
          <w:sz w:val="24"/>
          <w:szCs w:val="24"/>
          <w:lang w:val="en-GB"/>
        </w:rPr>
        <w:t xml:space="preserve">s </w:t>
      </w:r>
      <w:r>
        <w:rPr>
          <w:rFonts w:cstheme="minorHAnsi"/>
          <w:sz w:val="24"/>
          <w:szCs w:val="24"/>
          <w:lang w:val="en-GB"/>
        </w:rPr>
        <w:t>on any ethical and media breaches</w:t>
      </w:r>
      <w:r>
        <w:rPr>
          <w:rFonts w:cstheme="minorHAnsi"/>
          <w:sz w:val="24"/>
          <w:szCs w:val="24"/>
        </w:rPr>
        <w:t xml:space="preserve">. Individuals are </w:t>
      </w:r>
      <w:r>
        <w:rPr>
          <w:rFonts w:cstheme="minorHAnsi"/>
          <w:sz w:val="24"/>
          <w:szCs w:val="24"/>
        </w:rPr>
        <w:t>encourage</w:t>
      </w:r>
      <w:r>
        <w:rPr>
          <w:rFonts w:cstheme="minorHAnsi"/>
          <w:sz w:val="24"/>
          <w:szCs w:val="24"/>
          <w:lang w:val="en-GB"/>
        </w:rPr>
        <w:t xml:space="preserve">d </w:t>
      </w:r>
      <w:r>
        <w:rPr>
          <w:rFonts w:cstheme="minorHAnsi"/>
          <w:sz w:val="24"/>
          <w:szCs w:val="24"/>
        </w:rPr>
        <w:t xml:space="preserve">to lodge a formal complaint in </w:t>
      </w:r>
      <w:r>
        <w:rPr>
          <w:rFonts w:cstheme="minorHAnsi"/>
          <w:sz w:val="24"/>
          <w:szCs w:val="24"/>
          <w:lang w:val="en-GB"/>
        </w:rPr>
        <w:t>writing to the Executive Secretary of the Commission</w:t>
      </w:r>
      <w:r>
        <w:rPr>
          <w:rFonts w:cstheme="minorHAnsi"/>
          <w:sz w:val="24"/>
          <w:szCs w:val="24"/>
        </w:rPr>
        <w:t>.</w:t>
      </w:r>
    </w:p>
    <w:p w:rsidR="00581A05" w:rsidRDefault="000072BA">
      <w:pPr>
        <w:spacing w:after="0" w:line="360" w:lineRule="auto"/>
        <w:jc w:val="both"/>
        <w:rPr>
          <w:rFonts w:cstheme="minorHAnsi"/>
          <w:i/>
          <w:sz w:val="24"/>
          <w:szCs w:val="24"/>
        </w:rPr>
      </w:pPr>
      <w:r>
        <w:rPr>
          <w:rFonts w:cstheme="minorHAnsi"/>
          <w:i/>
          <w:sz w:val="24"/>
          <w:szCs w:val="24"/>
        </w:rPr>
        <w:t>MAKE A COMPLAINT - UPLOADING LINK</w:t>
      </w:r>
    </w:p>
    <w:p w:rsidR="00581A05" w:rsidRDefault="000072BA">
      <w:pPr>
        <w:pStyle w:val="ListParagraph"/>
        <w:numPr>
          <w:ilvl w:val="0"/>
          <w:numId w:val="10"/>
        </w:numPr>
        <w:spacing w:after="0" w:line="360" w:lineRule="auto"/>
        <w:jc w:val="both"/>
        <w:rPr>
          <w:rFonts w:cstheme="minorHAnsi"/>
          <w:b/>
          <w:sz w:val="24"/>
          <w:szCs w:val="24"/>
        </w:rPr>
      </w:pPr>
      <w:r>
        <w:rPr>
          <w:rFonts w:cstheme="minorHAnsi"/>
          <w:sz w:val="24"/>
          <w:szCs w:val="24"/>
        </w:rPr>
        <w:t>This is where people upload their formal complaint</w:t>
      </w:r>
      <w:r>
        <w:rPr>
          <w:rFonts w:cstheme="minorHAnsi"/>
          <w:sz w:val="24"/>
          <w:szCs w:val="24"/>
        </w:rPr>
        <w:t>.</w:t>
      </w:r>
    </w:p>
    <w:p w:rsidR="00581A05" w:rsidRDefault="00581A05">
      <w:pPr>
        <w:spacing w:after="0" w:line="360" w:lineRule="auto"/>
        <w:jc w:val="both"/>
        <w:rPr>
          <w:rFonts w:cstheme="minorHAnsi"/>
          <w:b/>
          <w:sz w:val="24"/>
          <w:szCs w:val="24"/>
        </w:rPr>
      </w:pPr>
    </w:p>
    <w:p w:rsidR="00581A05" w:rsidRPr="004D3603" w:rsidRDefault="006C094E" w:rsidP="004D3603">
      <w:pPr>
        <w:pStyle w:val="ListParagraph"/>
        <w:numPr>
          <w:ilvl w:val="0"/>
          <w:numId w:val="1"/>
        </w:numPr>
        <w:spacing w:after="0" w:line="360" w:lineRule="auto"/>
        <w:jc w:val="both"/>
        <w:rPr>
          <w:rFonts w:cstheme="minorHAnsi"/>
          <w:b/>
          <w:sz w:val="24"/>
          <w:szCs w:val="24"/>
        </w:rPr>
      </w:pPr>
      <w:r w:rsidRPr="004D3603">
        <w:rPr>
          <w:rFonts w:cstheme="minorHAnsi"/>
          <w:b/>
          <w:sz w:val="24"/>
          <w:szCs w:val="24"/>
        </w:rPr>
        <w:t>APPEALS</w:t>
      </w:r>
    </w:p>
    <w:p w:rsidR="00581A05" w:rsidRDefault="000072BA">
      <w:pPr>
        <w:spacing w:after="0" w:line="360" w:lineRule="auto"/>
        <w:jc w:val="both"/>
        <w:rPr>
          <w:rFonts w:cstheme="minorHAnsi"/>
          <w:b/>
          <w:sz w:val="24"/>
          <w:szCs w:val="24"/>
        </w:rPr>
      </w:pPr>
      <w:r>
        <w:rPr>
          <w:rFonts w:cstheme="minorHAnsi"/>
          <w:b/>
          <w:sz w:val="24"/>
          <w:szCs w:val="24"/>
        </w:rPr>
        <w:t>L</w:t>
      </w:r>
      <w:r>
        <w:rPr>
          <w:rFonts w:cstheme="minorHAnsi"/>
          <w:b/>
          <w:sz w:val="24"/>
          <w:szCs w:val="24"/>
        </w:rPr>
        <w:t>ODGE A</w:t>
      </w:r>
      <w:r>
        <w:rPr>
          <w:rFonts w:cstheme="minorHAnsi"/>
          <w:b/>
          <w:sz w:val="24"/>
          <w:szCs w:val="24"/>
          <w:lang w:val="en-GB"/>
        </w:rPr>
        <w:t xml:space="preserve"> FOIA </w:t>
      </w:r>
      <w:r>
        <w:rPr>
          <w:rFonts w:cstheme="minorHAnsi"/>
          <w:b/>
          <w:sz w:val="24"/>
          <w:szCs w:val="24"/>
        </w:rPr>
        <w:t xml:space="preserve">APPEL </w:t>
      </w:r>
    </w:p>
    <w:p w:rsidR="00581A05" w:rsidRDefault="000072BA">
      <w:pPr>
        <w:spacing w:after="0" w:line="360" w:lineRule="auto"/>
        <w:jc w:val="both"/>
        <w:rPr>
          <w:ins w:id="2" w:author="ZMC - Tariro" w:date="2025-11-27T15:13:00Z"/>
          <w:rFonts w:cstheme="minorHAnsi"/>
          <w:i/>
          <w:sz w:val="24"/>
          <w:szCs w:val="24"/>
        </w:rPr>
      </w:pPr>
      <w:r>
        <w:rPr>
          <w:rFonts w:cstheme="minorHAnsi"/>
          <w:sz w:val="24"/>
          <w:szCs w:val="24"/>
        </w:rPr>
        <w:t>Under the Freedom of Information Act (FOIA), the Zimbabwe Media Commission is required to review decisions</w:t>
      </w:r>
      <w:r>
        <w:rPr>
          <w:rFonts w:cstheme="minorHAnsi"/>
          <w:sz w:val="24"/>
          <w:szCs w:val="24"/>
          <w:lang w:val="en-GB"/>
        </w:rPr>
        <w:t xml:space="preserve"> </w:t>
      </w:r>
      <w:r>
        <w:rPr>
          <w:rFonts w:cstheme="minorHAnsi"/>
          <w:sz w:val="24"/>
          <w:szCs w:val="24"/>
          <w:lang w:val="en-GB"/>
        </w:rPr>
        <w:t xml:space="preserve">that are not satisfactory or a deemed refusal to access to information </w:t>
      </w:r>
      <w:r>
        <w:rPr>
          <w:rFonts w:cstheme="minorHAnsi"/>
          <w:sz w:val="24"/>
          <w:szCs w:val="24"/>
          <w:lang w:val="en-GB"/>
        </w:rPr>
        <w:t>requested</w:t>
      </w:r>
      <w:r>
        <w:rPr>
          <w:rFonts w:cstheme="minorHAnsi"/>
          <w:sz w:val="24"/>
          <w:szCs w:val="24"/>
          <w:lang w:val="en-GB"/>
        </w:rPr>
        <w:t xml:space="preserve"> under </w:t>
      </w:r>
      <w:r>
        <w:rPr>
          <w:rFonts w:cstheme="minorHAnsi"/>
          <w:sz w:val="24"/>
          <w:szCs w:val="24"/>
          <w:lang w:val="en-GB"/>
        </w:rPr>
        <w:t>FOIA</w:t>
      </w:r>
      <w:r>
        <w:rPr>
          <w:rFonts w:cstheme="minorHAnsi"/>
          <w:sz w:val="24"/>
          <w:szCs w:val="24"/>
        </w:rPr>
        <w:t xml:space="preserve">. </w:t>
      </w:r>
    </w:p>
    <w:p w:rsidR="00581A05" w:rsidRDefault="000072BA">
      <w:pPr>
        <w:spacing w:after="0" w:line="360" w:lineRule="auto"/>
        <w:jc w:val="both"/>
        <w:rPr>
          <w:rFonts w:cstheme="minorHAnsi"/>
          <w:i/>
          <w:sz w:val="24"/>
          <w:szCs w:val="24"/>
        </w:rPr>
      </w:pPr>
      <w:r>
        <w:rPr>
          <w:rFonts w:cstheme="minorHAnsi"/>
          <w:i/>
          <w:sz w:val="24"/>
          <w:szCs w:val="24"/>
        </w:rPr>
        <w:t xml:space="preserve">PLACE AN </w:t>
      </w:r>
      <w:r>
        <w:rPr>
          <w:rFonts w:cstheme="minorHAnsi"/>
          <w:i/>
          <w:sz w:val="24"/>
          <w:szCs w:val="24"/>
        </w:rPr>
        <w:t xml:space="preserve">APPEAL - UPLOADING LINK </w:t>
      </w:r>
    </w:p>
    <w:p w:rsidR="00581A05" w:rsidRDefault="000072BA">
      <w:pPr>
        <w:pStyle w:val="ListParagraph"/>
        <w:numPr>
          <w:ilvl w:val="0"/>
          <w:numId w:val="10"/>
        </w:numPr>
        <w:spacing w:after="0" w:line="360" w:lineRule="auto"/>
        <w:jc w:val="both"/>
        <w:rPr>
          <w:rFonts w:cstheme="minorHAnsi"/>
          <w:i/>
          <w:sz w:val="24"/>
          <w:szCs w:val="24"/>
        </w:rPr>
      </w:pPr>
      <w:r>
        <w:rPr>
          <w:rFonts w:cstheme="minorHAnsi"/>
          <w:sz w:val="24"/>
          <w:szCs w:val="24"/>
        </w:rPr>
        <w:t xml:space="preserve">This is where people </w:t>
      </w:r>
      <w:r>
        <w:rPr>
          <w:rFonts w:cstheme="minorHAnsi"/>
          <w:sz w:val="24"/>
          <w:szCs w:val="24"/>
          <w:lang w:val="en-GB"/>
        </w:rPr>
        <w:t xml:space="preserve">will </w:t>
      </w:r>
      <w:r>
        <w:rPr>
          <w:rFonts w:cstheme="minorHAnsi"/>
          <w:sz w:val="24"/>
          <w:szCs w:val="24"/>
        </w:rPr>
        <w:t xml:space="preserve">upload their appeal </w:t>
      </w:r>
      <w:r>
        <w:rPr>
          <w:rFonts w:cstheme="minorHAnsi"/>
          <w:sz w:val="24"/>
          <w:szCs w:val="24"/>
          <w:lang w:val="en-GB"/>
        </w:rPr>
        <w:t xml:space="preserve">application </w:t>
      </w:r>
      <w:r>
        <w:rPr>
          <w:rFonts w:cstheme="minorHAnsi"/>
          <w:sz w:val="24"/>
          <w:szCs w:val="24"/>
        </w:rPr>
        <w:t>form</w:t>
      </w:r>
      <w:r>
        <w:rPr>
          <w:rFonts w:cstheme="minorHAnsi"/>
          <w:sz w:val="24"/>
          <w:szCs w:val="24"/>
          <w:lang w:val="en-GB"/>
        </w:rPr>
        <w:t>s</w:t>
      </w:r>
      <w:r>
        <w:rPr>
          <w:rFonts w:cstheme="minorHAnsi"/>
          <w:sz w:val="24"/>
          <w:szCs w:val="24"/>
        </w:rPr>
        <w:t xml:space="preserve"> and </w:t>
      </w:r>
      <w:r>
        <w:rPr>
          <w:rFonts w:cstheme="minorHAnsi"/>
          <w:sz w:val="24"/>
          <w:szCs w:val="24"/>
          <w:lang w:val="en-GB"/>
        </w:rPr>
        <w:t>make payment to</w:t>
      </w:r>
      <w:ins w:id="3" w:author="ZMC - Tariro" w:date="2025-11-27T15:13:00Z">
        <w:r>
          <w:rPr>
            <w:rFonts w:cstheme="minorHAnsi"/>
            <w:sz w:val="24"/>
            <w:szCs w:val="24"/>
            <w:lang w:val="en-GB"/>
          </w:rPr>
          <w:t xml:space="preserve"> </w:t>
        </w:r>
      </w:ins>
      <w:r>
        <w:rPr>
          <w:rFonts w:cstheme="minorHAnsi"/>
          <w:sz w:val="24"/>
          <w:szCs w:val="24"/>
        </w:rPr>
        <w:t>confirm submission of the appeal.</w:t>
      </w:r>
    </w:p>
    <w:p w:rsidR="00581A05" w:rsidRDefault="000072BA">
      <w:pPr>
        <w:pStyle w:val="ListParagraph"/>
        <w:numPr>
          <w:ilvl w:val="0"/>
          <w:numId w:val="10"/>
        </w:numPr>
        <w:spacing w:after="0" w:line="360" w:lineRule="auto"/>
        <w:jc w:val="both"/>
        <w:rPr>
          <w:rFonts w:cstheme="minorHAnsi"/>
          <w:i/>
          <w:sz w:val="24"/>
          <w:szCs w:val="24"/>
        </w:rPr>
      </w:pPr>
      <w:r>
        <w:rPr>
          <w:rFonts w:cstheme="minorHAnsi"/>
          <w:sz w:val="24"/>
          <w:szCs w:val="24"/>
        </w:rPr>
        <w:t xml:space="preserve">Payment platforms to be embedded. </w:t>
      </w:r>
    </w:p>
    <w:p w:rsidR="00581A05" w:rsidRDefault="000072BA">
      <w:pPr>
        <w:pStyle w:val="ListParagraph"/>
        <w:numPr>
          <w:ilvl w:val="0"/>
          <w:numId w:val="1"/>
        </w:numPr>
        <w:spacing w:after="0" w:line="360" w:lineRule="auto"/>
        <w:jc w:val="both"/>
        <w:rPr>
          <w:rFonts w:cstheme="minorHAnsi"/>
          <w:b/>
          <w:sz w:val="24"/>
          <w:szCs w:val="24"/>
        </w:rPr>
      </w:pPr>
      <w:r>
        <w:rPr>
          <w:rFonts w:cstheme="minorHAnsi"/>
          <w:b/>
          <w:sz w:val="24"/>
          <w:szCs w:val="24"/>
        </w:rPr>
        <w:t>CAREERS</w:t>
      </w:r>
    </w:p>
    <w:p w:rsidR="00581A05" w:rsidRDefault="000072BA">
      <w:pPr>
        <w:spacing w:after="0" w:line="360" w:lineRule="auto"/>
        <w:jc w:val="both"/>
        <w:rPr>
          <w:rFonts w:cstheme="minorHAnsi"/>
          <w:sz w:val="24"/>
          <w:szCs w:val="24"/>
        </w:rPr>
      </w:pPr>
      <w:r>
        <w:rPr>
          <w:rFonts w:cstheme="minorHAnsi"/>
          <w:sz w:val="24"/>
          <w:szCs w:val="24"/>
        </w:rPr>
        <w:t>To be uploaded</w:t>
      </w:r>
    </w:p>
    <w:p w:rsidR="00581A05" w:rsidRDefault="000072BA">
      <w:pPr>
        <w:pStyle w:val="ListParagraph"/>
        <w:numPr>
          <w:ilvl w:val="0"/>
          <w:numId w:val="1"/>
        </w:numPr>
        <w:spacing w:after="0" w:line="360" w:lineRule="auto"/>
        <w:jc w:val="both"/>
        <w:rPr>
          <w:rFonts w:cstheme="minorHAnsi"/>
          <w:b/>
          <w:sz w:val="24"/>
          <w:szCs w:val="24"/>
        </w:rPr>
      </w:pPr>
      <w:r>
        <w:rPr>
          <w:rFonts w:cstheme="minorHAnsi"/>
          <w:b/>
          <w:sz w:val="24"/>
          <w:szCs w:val="24"/>
        </w:rPr>
        <w:t>PROCUREMENT</w:t>
      </w:r>
    </w:p>
    <w:p w:rsidR="00581A05" w:rsidRDefault="000072BA">
      <w:pPr>
        <w:spacing w:after="0" w:line="360" w:lineRule="auto"/>
        <w:jc w:val="both"/>
        <w:rPr>
          <w:rFonts w:cstheme="minorHAnsi"/>
          <w:sz w:val="24"/>
          <w:szCs w:val="24"/>
        </w:rPr>
      </w:pPr>
      <w:r>
        <w:rPr>
          <w:rFonts w:cstheme="minorHAnsi"/>
          <w:sz w:val="24"/>
          <w:szCs w:val="24"/>
        </w:rPr>
        <w:t>To be uploaded</w:t>
      </w:r>
    </w:p>
    <w:p w:rsidR="00581A05" w:rsidRDefault="000072BA">
      <w:pPr>
        <w:pStyle w:val="ListParagraph"/>
        <w:numPr>
          <w:ilvl w:val="0"/>
          <w:numId w:val="1"/>
        </w:numPr>
        <w:spacing w:after="0" w:line="360" w:lineRule="auto"/>
        <w:jc w:val="both"/>
        <w:rPr>
          <w:rFonts w:cstheme="minorHAnsi"/>
          <w:b/>
          <w:sz w:val="24"/>
          <w:szCs w:val="24"/>
        </w:rPr>
      </w:pPr>
      <w:r>
        <w:rPr>
          <w:rFonts w:cstheme="minorHAnsi"/>
          <w:b/>
          <w:sz w:val="24"/>
          <w:szCs w:val="24"/>
        </w:rPr>
        <w:t>CONTACT US</w:t>
      </w:r>
    </w:p>
    <w:p w:rsidR="00581A05" w:rsidRDefault="000072BA">
      <w:pPr>
        <w:pStyle w:val="Heading3"/>
        <w:shd w:val="clear" w:color="auto" w:fill="F5F5F5"/>
        <w:spacing w:before="0" w:line="360" w:lineRule="auto"/>
        <w:jc w:val="both"/>
        <w:rPr>
          <w:rFonts w:asciiTheme="minorHAnsi" w:hAnsiTheme="minorHAnsi" w:cstheme="minorHAnsi"/>
          <w:b/>
          <w:caps/>
          <w:color w:val="auto"/>
        </w:rPr>
      </w:pPr>
      <w:r>
        <w:rPr>
          <w:rFonts w:asciiTheme="minorHAnsi" w:hAnsiTheme="minorHAnsi" w:cstheme="minorHAnsi"/>
          <w:b/>
          <w:caps/>
          <w:color w:val="auto"/>
        </w:rPr>
        <w:t>Our Location</w:t>
      </w:r>
    </w:p>
    <w:p w:rsidR="00581A05" w:rsidRDefault="000072BA">
      <w:pPr>
        <w:pStyle w:val="NormalWeb"/>
        <w:shd w:val="clear" w:color="auto" w:fill="F5F5F5"/>
        <w:spacing w:before="0" w:beforeAutospacing="0" w:after="0" w:afterAutospacing="0" w:line="360" w:lineRule="auto"/>
        <w:jc w:val="both"/>
        <w:rPr>
          <w:rFonts w:asciiTheme="minorHAnsi" w:hAnsiTheme="minorHAnsi" w:cstheme="minorHAnsi"/>
        </w:rPr>
      </w:pPr>
      <w:r>
        <w:rPr>
          <w:rFonts w:asciiTheme="minorHAnsi" w:hAnsiTheme="minorHAnsi" w:cstheme="minorHAnsi"/>
        </w:rPr>
        <w:t>Zimbabwe Media Commission House</w:t>
      </w:r>
    </w:p>
    <w:p w:rsidR="00581A05" w:rsidRDefault="000072BA">
      <w:pPr>
        <w:pStyle w:val="NormalWeb"/>
        <w:shd w:val="clear" w:color="auto" w:fill="F5F5F5"/>
        <w:spacing w:before="0" w:beforeAutospacing="0" w:after="0" w:afterAutospacing="0" w:line="360" w:lineRule="auto"/>
        <w:jc w:val="both"/>
        <w:rPr>
          <w:rFonts w:asciiTheme="minorHAnsi" w:hAnsiTheme="minorHAnsi" w:cstheme="minorHAnsi"/>
        </w:rPr>
      </w:pPr>
      <w:r>
        <w:rPr>
          <w:rFonts w:asciiTheme="minorHAnsi" w:hAnsiTheme="minorHAnsi" w:cstheme="minorHAnsi"/>
        </w:rPr>
        <w:t>108 Swan Drive</w:t>
      </w:r>
    </w:p>
    <w:p w:rsidR="00581A05" w:rsidRDefault="000072BA">
      <w:pPr>
        <w:pStyle w:val="NormalWeb"/>
        <w:shd w:val="clear" w:color="auto" w:fill="F5F5F5"/>
        <w:spacing w:before="0" w:beforeAutospacing="0" w:after="0" w:afterAutospacing="0" w:line="360" w:lineRule="auto"/>
        <w:jc w:val="both"/>
        <w:rPr>
          <w:rFonts w:asciiTheme="minorHAnsi" w:hAnsiTheme="minorHAnsi" w:cstheme="minorHAnsi"/>
        </w:rPr>
      </w:pPr>
      <w:r>
        <w:rPr>
          <w:rFonts w:asciiTheme="minorHAnsi" w:hAnsiTheme="minorHAnsi" w:cstheme="minorHAnsi"/>
        </w:rPr>
        <w:t>Alexandra Park</w:t>
      </w:r>
    </w:p>
    <w:p w:rsidR="00581A05" w:rsidRDefault="000072BA">
      <w:pPr>
        <w:pStyle w:val="NormalWeb"/>
        <w:shd w:val="clear" w:color="auto" w:fill="F5F5F5"/>
        <w:spacing w:before="0" w:beforeAutospacing="0" w:after="0" w:afterAutospacing="0" w:line="360" w:lineRule="auto"/>
        <w:jc w:val="both"/>
        <w:rPr>
          <w:rFonts w:asciiTheme="minorHAnsi" w:hAnsiTheme="minorHAnsi" w:cstheme="minorHAnsi"/>
          <w:lang w:val="en-GB"/>
        </w:rPr>
      </w:pPr>
      <w:r>
        <w:rPr>
          <w:rFonts w:asciiTheme="minorHAnsi" w:hAnsiTheme="minorHAnsi" w:cstheme="minorHAnsi"/>
          <w:lang w:val="en-GB"/>
        </w:rPr>
        <w:t>Harare</w:t>
      </w:r>
    </w:p>
    <w:p w:rsidR="00581A05" w:rsidRDefault="00581A05">
      <w:pPr>
        <w:pStyle w:val="NormalWeb"/>
        <w:shd w:val="clear" w:color="auto" w:fill="F5F5F5"/>
        <w:spacing w:before="0" w:beforeAutospacing="0" w:after="0" w:afterAutospacing="0" w:line="360" w:lineRule="auto"/>
        <w:jc w:val="both"/>
        <w:rPr>
          <w:rFonts w:asciiTheme="minorHAnsi" w:hAnsiTheme="minorHAnsi" w:cstheme="minorHAnsi"/>
          <w:lang w:val="en-GB"/>
        </w:rPr>
      </w:pPr>
    </w:p>
    <w:p w:rsidR="00581A05" w:rsidRDefault="000072BA">
      <w:pPr>
        <w:pStyle w:val="NormalWeb"/>
        <w:shd w:val="clear" w:color="auto" w:fill="F5F5F5"/>
        <w:spacing w:before="0" w:beforeAutospacing="0" w:after="0" w:afterAutospacing="0" w:line="360" w:lineRule="auto"/>
        <w:jc w:val="both"/>
        <w:rPr>
          <w:rFonts w:asciiTheme="minorHAnsi" w:hAnsiTheme="minorHAnsi" w:cstheme="minorHAnsi"/>
          <w:lang w:val="en-GB"/>
        </w:rPr>
      </w:pPr>
      <w:r>
        <w:rPr>
          <w:rFonts w:asciiTheme="minorHAnsi" w:hAnsiTheme="minorHAnsi" w:cstheme="minorHAnsi"/>
          <w:lang w:val="en-GB"/>
        </w:rPr>
        <w:t>POSTAL ADDRESS</w:t>
      </w:r>
    </w:p>
    <w:p w:rsidR="00581A05" w:rsidRDefault="000072BA">
      <w:pPr>
        <w:pStyle w:val="NormalWeb"/>
        <w:shd w:val="clear" w:color="auto" w:fill="F5F5F5"/>
        <w:spacing w:before="0" w:beforeAutospacing="0" w:after="0" w:afterAutospacing="0" w:line="360" w:lineRule="auto"/>
        <w:jc w:val="both"/>
        <w:rPr>
          <w:rFonts w:asciiTheme="minorHAnsi" w:hAnsiTheme="minorHAnsi" w:cstheme="minorHAnsi"/>
        </w:rPr>
      </w:pPr>
      <w:r>
        <w:rPr>
          <w:rFonts w:asciiTheme="minorHAnsi" w:hAnsiTheme="minorHAnsi" w:cstheme="minorHAnsi"/>
        </w:rPr>
        <w:t>P.O Box BE 33</w:t>
      </w:r>
    </w:p>
    <w:p w:rsidR="00581A05" w:rsidRDefault="000072BA">
      <w:pPr>
        <w:pStyle w:val="NormalWeb"/>
        <w:shd w:val="clear" w:color="auto" w:fill="F5F5F5"/>
        <w:spacing w:before="0" w:beforeAutospacing="0" w:after="0" w:afterAutospacing="0" w:line="360" w:lineRule="auto"/>
        <w:jc w:val="both"/>
        <w:rPr>
          <w:rFonts w:asciiTheme="minorHAnsi" w:hAnsiTheme="minorHAnsi" w:cstheme="minorHAnsi"/>
        </w:rPr>
      </w:pPr>
      <w:r>
        <w:rPr>
          <w:rFonts w:asciiTheme="minorHAnsi" w:hAnsiTheme="minorHAnsi" w:cstheme="minorHAnsi"/>
        </w:rPr>
        <w:t>Harare</w:t>
      </w:r>
    </w:p>
    <w:p w:rsidR="00581A05" w:rsidRDefault="00581A05">
      <w:pPr>
        <w:spacing w:after="0" w:line="360" w:lineRule="auto"/>
        <w:jc w:val="both"/>
        <w:rPr>
          <w:rFonts w:cstheme="minorHAnsi"/>
          <w:b/>
          <w:sz w:val="24"/>
          <w:szCs w:val="24"/>
        </w:rPr>
      </w:pPr>
    </w:p>
    <w:p w:rsidR="00581A05" w:rsidRDefault="000072BA">
      <w:pPr>
        <w:pStyle w:val="Heading3"/>
        <w:shd w:val="clear" w:color="auto" w:fill="F5F5F5"/>
        <w:spacing w:before="0" w:line="360" w:lineRule="auto"/>
        <w:jc w:val="both"/>
        <w:rPr>
          <w:rFonts w:asciiTheme="minorHAnsi" w:hAnsiTheme="minorHAnsi" w:cstheme="minorHAnsi"/>
          <w:b/>
          <w:caps/>
          <w:color w:val="auto"/>
        </w:rPr>
      </w:pPr>
      <w:r>
        <w:rPr>
          <w:rFonts w:asciiTheme="minorHAnsi" w:hAnsiTheme="minorHAnsi" w:cstheme="minorHAnsi"/>
          <w:b/>
          <w:caps/>
          <w:color w:val="auto"/>
        </w:rPr>
        <w:t>Email Address</w:t>
      </w:r>
    </w:p>
    <w:p w:rsidR="00581A05" w:rsidRDefault="000072BA">
      <w:pPr>
        <w:pStyle w:val="NormalWeb"/>
        <w:shd w:val="clear" w:color="auto" w:fill="F5F5F5"/>
        <w:spacing w:before="0" w:beforeAutospacing="0" w:after="0" w:afterAutospacing="0" w:line="360" w:lineRule="auto"/>
        <w:jc w:val="both"/>
        <w:rPr>
          <w:rFonts w:asciiTheme="minorHAnsi" w:hAnsiTheme="minorHAnsi" w:cstheme="minorHAnsi"/>
        </w:rPr>
      </w:pPr>
      <w:r>
        <w:rPr>
          <w:rFonts w:asciiTheme="minorHAnsi" w:hAnsiTheme="minorHAnsi" w:cstheme="minorHAnsi"/>
        </w:rPr>
        <w:t>info@zmc.org.zw</w:t>
      </w:r>
    </w:p>
    <w:p w:rsidR="00581A05" w:rsidRDefault="00581A05">
      <w:pPr>
        <w:spacing w:after="0" w:line="360" w:lineRule="auto"/>
        <w:jc w:val="both"/>
        <w:rPr>
          <w:rFonts w:cstheme="minorHAnsi"/>
          <w:b/>
          <w:sz w:val="24"/>
          <w:szCs w:val="24"/>
        </w:rPr>
      </w:pPr>
    </w:p>
    <w:p w:rsidR="00581A05" w:rsidRDefault="000072BA">
      <w:pPr>
        <w:pStyle w:val="Heading3"/>
        <w:shd w:val="clear" w:color="auto" w:fill="F5F5F5"/>
        <w:spacing w:before="0" w:line="360" w:lineRule="auto"/>
        <w:jc w:val="both"/>
        <w:rPr>
          <w:rFonts w:asciiTheme="minorHAnsi" w:hAnsiTheme="minorHAnsi" w:cstheme="minorHAnsi"/>
          <w:b/>
          <w:caps/>
          <w:color w:val="auto"/>
        </w:rPr>
      </w:pPr>
      <w:r>
        <w:rPr>
          <w:rFonts w:asciiTheme="minorHAnsi" w:hAnsiTheme="minorHAnsi" w:cstheme="minorHAnsi"/>
          <w:b/>
          <w:caps/>
          <w:color w:val="auto"/>
        </w:rPr>
        <w:t>Phone Number</w:t>
      </w:r>
    </w:p>
    <w:p w:rsidR="00581A05" w:rsidRDefault="000072BA">
      <w:pPr>
        <w:pStyle w:val="NormalWeb"/>
        <w:shd w:val="clear" w:color="auto" w:fill="F5F5F5"/>
        <w:spacing w:before="0" w:beforeAutospacing="0" w:after="0" w:afterAutospacing="0" w:line="360" w:lineRule="auto"/>
        <w:jc w:val="both"/>
        <w:rPr>
          <w:rFonts w:asciiTheme="minorHAnsi" w:hAnsiTheme="minorHAnsi" w:cstheme="minorHAnsi"/>
        </w:rPr>
      </w:pPr>
      <w:r>
        <w:rPr>
          <w:rStyle w:val="Strong"/>
          <w:rFonts w:asciiTheme="minorHAnsi" w:hAnsiTheme="minorHAnsi" w:cstheme="minorHAnsi"/>
        </w:rPr>
        <w:t>Switchboard</w:t>
      </w:r>
      <w:r>
        <w:rPr>
          <w:rFonts w:asciiTheme="minorHAnsi" w:hAnsiTheme="minorHAnsi" w:cstheme="minorHAnsi"/>
        </w:rPr>
        <w:t xml:space="preserve"> +263 </w:t>
      </w:r>
      <w:bookmarkStart w:id="4" w:name="_GoBack"/>
      <w:bookmarkEnd w:id="4"/>
      <w:r>
        <w:rPr>
          <w:rFonts w:asciiTheme="minorHAnsi" w:hAnsiTheme="minorHAnsi" w:cstheme="minorHAnsi"/>
        </w:rPr>
        <w:t>242</w:t>
      </w:r>
      <w:r>
        <w:rPr>
          <w:rFonts w:asciiTheme="minorHAnsi" w:hAnsiTheme="minorHAnsi" w:cstheme="minorHAnsi"/>
        </w:rPr>
        <w:t>253509/10</w:t>
      </w:r>
      <w:r>
        <w:rPr>
          <w:rFonts w:asciiTheme="minorHAnsi" w:hAnsiTheme="minorHAnsi" w:cstheme="minorHAnsi"/>
        </w:rPr>
        <w:br/>
        <w:t>+263 242 253572/5/6</w:t>
      </w:r>
    </w:p>
    <w:p w:rsidR="00581A05" w:rsidRDefault="000072BA">
      <w:pPr>
        <w:pStyle w:val="NormalWeb"/>
        <w:shd w:val="clear" w:color="auto" w:fill="F5F5F5"/>
        <w:spacing w:before="0" w:beforeAutospacing="0" w:after="0" w:afterAutospacing="0" w:line="360" w:lineRule="auto"/>
        <w:jc w:val="both"/>
        <w:rPr>
          <w:rFonts w:asciiTheme="minorHAnsi" w:hAnsiTheme="minorHAnsi" w:cstheme="minorHAnsi"/>
        </w:rPr>
      </w:pPr>
      <w:r>
        <w:rPr>
          <w:rStyle w:val="Strong"/>
          <w:rFonts w:asciiTheme="minorHAnsi" w:hAnsiTheme="minorHAnsi" w:cstheme="minorHAnsi"/>
        </w:rPr>
        <w:t>Direct Lines </w:t>
      </w:r>
      <w:r>
        <w:rPr>
          <w:rFonts w:asciiTheme="minorHAnsi" w:hAnsiTheme="minorHAnsi" w:cstheme="minorHAnsi"/>
        </w:rPr>
        <w:t>+263242253463;</w:t>
      </w:r>
    </w:p>
    <w:p w:rsidR="00581A05" w:rsidRDefault="000072BA">
      <w:pPr>
        <w:pStyle w:val="NormalWeb"/>
        <w:shd w:val="clear" w:color="auto" w:fill="F5F5F5"/>
        <w:spacing w:before="0" w:beforeAutospacing="0" w:after="0" w:afterAutospacing="0" w:line="360" w:lineRule="auto"/>
        <w:jc w:val="both"/>
        <w:rPr>
          <w:rFonts w:asciiTheme="minorHAnsi" w:hAnsiTheme="minorHAnsi" w:cstheme="minorHAnsi"/>
        </w:rPr>
      </w:pPr>
      <w:r>
        <w:rPr>
          <w:rFonts w:asciiTheme="minorHAnsi" w:hAnsiTheme="minorHAnsi" w:cstheme="minorHAnsi"/>
        </w:rPr>
        <w:t>0242745296, 0242783133</w:t>
      </w:r>
    </w:p>
    <w:p w:rsidR="00581A05" w:rsidRDefault="00581A05">
      <w:pPr>
        <w:pStyle w:val="NormalWeb"/>
        <w:shd w:val="clear" w:color="auto" w:fill="F5F5F5"/>
        <w:spacing w:before="0" w:beforeAutospacing="0" w:after="0" w:afterAutospacing="0" w:line="360" w:lineRule="auto"/>
        <w:jc w:val="both"/>
        <w:rPr>
          <w:rFonts w:asciiTheme="minorHAnsi" w:hAnsiTheme="minorHAnsi" w:cstheme="minorHAnsi"/>
        </w:rPr>
      </w:pPr>
    </w:p>
    <w:p w:rsidR="00581A05" w:rsidRDefault="000072BA">
      <w:pPr>
        <w:pStyle w:val="NormalWeb"/>
        <w:shd w:val="clear" w:color="auto" w:fill="F5F5F5"/>
        <w:spacing w:before="0" w:beforeAutospacing="0" w:after="0" w:afterAutospacing="0" w:line="360" w:lineRule="auto"/>
        <w:jc w:val="both"/>
        <w:rPr>
          <w:rFonts w:asciiTheme="minorHAnsi" w:hAnsiTheme="minorHAnsi" w:cstheme="minorHAnsi"/>
          <w:lang w:val="en-GB"/>
        </w:rPr>
      </w:pPr>
      <w:r>
        <w:rPr>
          <w:rFonts w:asciiTheme="minorHAnsi" w:hAnsiTheme="minorHAnsi" w:cstheme="minorHAnsi"/>
          <w:lang w:val="en-GB"/>
        </w:rPr>
        <w:t>Hotline 0719 29</w:t>
      </w:r>
      <w:r>
        <w:rPr>
          <w:rFonts w:asciiTheme="minorHAnsi" w:hAnsiTheme="minorHAnsi" w:cstheme="minorHAnsi"/>
          <w:lang w:val="en-GB"/>
        </w:rPr>
        <w:t>9 150</w:t>
      </w:r>
    </w:p>
    <w:p w:rsidR="00581A05" w:rsidRDefault="000072BA">
      <w:pPr>
        <w:pStyle w:val="NormalWeb"/>
        <w:shd w:val="clear" w:color="auto" w:fill="F5F5F5"/>
        <w:spacing w:before="0" w:beforeAutospacing="0" w:after="0" w:afterAutospacing="0" w:line="360" w:lineRule="auto"/>
        <w:jc w:val="both"/>
        <w:rPr>
          <w:rFonts w:asciiTheme="minorHAnsi" w:hAnsiTheme="minorHAnsi" w:cstheme="minorHAnsi"/>
          <w:lang w:val="en-GB"/>
        </w:rPr>
      </w:pPr>
      <w:r>
        <w:rPr>
          <w:rFonts w:asciiTheme="minorHAnsi" w:hAnsiTheme="minorHAnsi" w:cstheme="minorHAnsi"/>
          <w:lang w:val="en-GB"/>
        </w:rPr>
        <w:t>WhatsApp 0719 299 150</w:t>
      </w:r>
    </w:p>
    <w:p w:rsidR="00581A05" w:rsidRDefault="000072BA">
      <w:pPr>
        <w:pStyle w:val="NormalWeb"/>
        <w:shd w:val="clear" w:color="auto" w:fill="F5F5F5"/>
        <w:spacing w:before="0" w:beforeAutospacing="0" w:after="0" w:afterAutospacing="0" w:line="360" w:lineRule="auto"/>
        <w:jc w:val="both"/>
        <w:rPr>
          <w:rFonts w:asciiTheme="minorHAnsi" w:hAnsiTheme="minorHAnsi" w:cstheme="minorHAnsi"/>
        </w:rPr>
      </w:pPr>
      <w:r>
        <w:rPr>
          <w:rFonts w:asciiTheme="minorHAnsi" w:hAnsiTheme="minorHAnsi" w:cstheme="minorHAnsi"/>
        </w:rPr>
        <w:t> </w:t>
      </w:r>
    </w:p>
    <w:p w:rsidR="00581A05" w:rsidRDefault="000072BA">
      <w:pPr>
        <w:pStyle w:val="NormalWeb"/>
        <w:shd w:val="clear" w:color="auto" w:fill="F5F5F5"/>
        <w:spacing w:before="0" w:beforeAutospacing="0" w:after="0" w:afterAutospacing="0" w:line="360" w:lineRule="auto"/>
        <w:jc w:val="both"/>
        <w:rPr>
          <w:rFonts w:asciiTheme="minorHAnsi" w:hAnsiTheme="minorHAnsi" w:cstheme="minorHAnsi"/>
          <w:lang w:val="en-GB"/>
        </w:rPr>
      </w:pPr>
      <w:r>
        <w:rPr>
          <w:rFonts w:asciiTheme="minorHAnsi" w:hAnsiTheme="minorHAnsi" w:cstheme="minorHAnsi"/>
          <w:lang w:val="en-GB"/>
        </w:rPr>
        <w:t xml:space="preserve">Opening hours </w:t>
      </w:r>
    </w:p>
    <w:p w:rsidR="00581A05" w:rsidRDefault="000072BA">
      <w:pPr>
        <w:pStyle w:val="NormalWeb"/>
        <w:shd w:val="clear" w:color="auto" w:fill="F5F5F5"/>
        <w:spacing w:before="0" w:beforeAutospacing="0" w:after="0" w:afterAutospacing="0" w:line="360" w:lineRule="auto"/>
        <w:jc w:val="both"/>
        <w:rPr>
          <w:rFonts w:asciiTheme="minorHAnsi" w:hAnsiTheme="minorHAnsi" w:cstheme="minorHAnsi"/>
        </w:rPr>
      </w:pPr>
      <w:r>
        <w:rPr>
          <w:rFonts w:asciiTheme="minorHAnsi" w:hAnsiTheme="minorHAnsi" w:cstheme="minorHAnsi"/>
        </w:rPr>
        <w:t>Monday-Friday 8am – 4.30pm</w:t>
      </w:r>
    </w:p>
    <w:p w:rsidR="00581A05" w:rsidRDefault="00581A05">
      <w:pPr>
        <w:spacing w:after="0" w:line="360" w:lineRule="auto"/>
        <w:jc w:val="both"/>
        <w:rPr>
          <w:rFonts w:cstheme="minorHAnsi"/>
          <w:b/>
          <w:sz w:val="24"/>
          <w:szCs w:val="24"/>
        </w:rPr>
      </w:pPr>
    </w:p>
    <w:p w:rsidR="00581A05" w:rsidRDefault="000072BA">
      <w:pPr>
        <w:spacing w:after="0" w:line="360" w:lineRule="auto"/>
        <w:jc w:val="both"/>
        <w:rPr>
          <w:rFonts w:cstheme="minorHAnsi"/>
          <w:b/>
          <w:sz w:val="24"/>
          <w:szCs w:val="24"/>
        </w:rPr>
      </w:pPr>
      <w:r>
        <w:rPr>
          <w:rFonts w:cstheme="minorHAnsi"/>
          <w:b/>
          <w:sz w:val="24"/>
          <w:szCs w:val="24"/>
        </w:rPr>
        <w:t>Map Location</w:t>
      </w:r>
    </w:p>
    <w:p w:rsidR="00581A05" w:rsidRDefault="000072BA">
      <w:pPr>
        <w:spacing w:after="0" w:line="360" w:lineRule="auto"/>
        <w:jc w:val="both"/>
        <w:rPr>
          <w:rFonts w:cstheme="minorHAnsi"/>
          <w:sz w:val="24"/>
          <w:szCs w:val="24"/>
        </w:rPr>
      </w:pPr>
      <w:hyperlink r:id="rId7" w:history="1">
        <w:r>
          <w:rPr>
            <w:rStyle w:val="Hyperlink"/>
            <w:rFonts w:cstheme="minorHAnsi"/>
            <w:sz w:val="24"/>
            <w:szCs w:val="24"/>
          </w:rPr>
          <w:t>https://maps.app.goo.gl/YgYJPPGuLAJVSZsz9</w:t>
        </w:r>
      </w:hyperlink>
      <w:r>
        <w:rPr>
          <w:rFonts w:cstheme="minorHAnsi"/>
          <w:sz w:val="24"/>
          <w:szCs w:val="24"/>
        </w:rPr>
        <w:t xml:space="preserve"> </w:t>
      </w:r>
    </w:p>
    <w:p w:rsidR="00581A05" w:rsidRDefault="000072BA">
      <w:pPr>
        <w:pStyle w:val="Heading1"/>
        <w:spacing w:before="0" w:line="360" w:lineRule="auto"/>
        <w:jc w:val="both"/>
        <w:textAlignment w:val="baseline"/>
        <w:rPr>
          <w:rFonts w:asciiTheme="minorHAnsi" w:hAnsiTheme="minorHAnsi" w:cstheme="minorHAnsi"/>
          <w:color w:val="1F1F1F"/>
          <w:sz w:val="24"/>
          <w:szCs w:val="24"/>
        </w:rPr>
      </w:pPr>
      <w:r>
        <w:rPr>
          <w:rFonts w:asciiTheme="minorHAnsi" w:hAnsiTheme="minorHAnsi" w:cstheme="minorHAnsi"/>
          <w:b/>
          <w:bCs/>
          <w:color w:val="1F1F1F"/>
          <w:sz w:val="24"/>
          <w:szCs w:val="24"/>
        </w:rPr>
        <w:t>17°47'44.2"S 31°03'44.0"E</w:t>
      </w:r>
    </w:p>
    <w:p w:rsidR="00581A05" w:rsidRDefault="000072BA">
      <w:pPr>
        <w:pStyle w:val="Heading2"/>
        <w:shd w:val="clear" w:color="auto" w:fill="FFFFFF"/>
        <w:spacing w:before="60" w:beforeAutospacing="0" w:after="0" w:afterAutospacing="0" w:line="360" w:lineRule="auto"/>
        <w:jc w:val="both"/>
        <w:textAlignment w:val="baseline"/>
        <w:rPr>
          <w:rFonts w:asciiTheme="minorHAnsi" w:hAnsiTheme="minorHAnsi" w:cstheme="minorHAnsi"/>
          <w:b w:val="0"/>
          <w:bCs w:val="0"/>
          <w:color w:val="5E5E5E"/>
          <w:sz w:val="24"/>
          <w:szCs w:val="24"/>
        </w:rPr>
      </w:pPr>
      <w:r>
        <w:rPr>
          <w:rFonts w:asciiTheme="minorHAnsi" w:hAnsiTheme="minorHAnsi" w:cstheme="minorHAnsi"/>
          <w:b w:val="0"/>
          <w:bCs w:val="0"/>
          <w:color w:val="5E5E5E"/>
          <w:sz w:val="24"/>
          <w:szCs w:val="24"/>
        </w:rPr>
        <w:t>-17.795610, 31.062229</w:t>
      </w:r>
    </w:p>
    <w:p w:rsidR="00581A05" w:rsidRDefault="000072BA">
      <w:pPr>
        <w:pStyle w:val="ListParagraph"/>
        <w:numPr>
          <w:ilvl w:val="0"/>
          <w:numId w:val="1"/>
        </w:numPr>
        <w:rPr>
          <w:b/>
          <w:sz w:val="24"/>
        </w:rPr>
      </w:pPr>
      <w:r>
        <w:rPr>
          <w:b/>
          <w:sz w:val="24"/>
        </w:rPr>
        <w:t>SOCIAL MEDIA PLATFORMS LINKS</w:t>
      </w:r>
    </w:p>
    <w:p w:rsidR="00581A05" w:rsidRDefault="000072BA">
      <w:pPr>
        <w:ind w:left="360"/>
        <w:rPr>
          <w:sz w:val="24"/>
        </w:rPr>
      </w:pPr>
      <w:hyperlink r:id="rId8" w:history="1">
        <w:r>
          <w:rPr>
            <w:rStyle w:val="Hyperlink"/>
            <w:sz w:val="24"/>
          </w:rPr>
          <w:t>https://www.instagram.com/zim_media_com/</w:t>
        </w:r>
      </w:hyperlink>
    </w:p>
    <w:p w:rsidR="00581A05" w:rsidRDefault="000072BA">
      <w:pPr>
        <w:ind w:left="360"/>
        <w:rPr>
          <w:sz w:val="24"/>
        </w:rPr>
      </w:pPr>
      <w:hyperlink r:id="rId9" w:history="1">
        <w:r>
          <w:rPr>
            <w:rStyle w:val="Hyperlink"/>
            <w:sz w:val="24"/>
          </w:rPr>
          <w:t>https://twitter.com/Zim_Media_Com</w:t>
        </w:r>
      </w:hyperlink>
      <w:r>
        <w:rPr>
          <w:sz w:val="24"/>
        </w:rPr>
        <w:t xml:space="preserve"> </w:t>
      </w:r>
    </w:p>
    <w:p w:rsidR="00581A05" w:rsidRDefault="000072BA">
      <w:pPr>
        <w:ind w:left="360"/>
        <w:rPr>
          <w:sz w:val="24"/>
        </w:rPr>
      </w:pPr>
      <w:hyperlink r:id="rId10" w:history="1">
        <w:r>
          <w:rPr>
            <w:rStyle w:val="Hyperlink"/>
            <w:sz w:val="24"/>
          </w:rPr>
          <w:t>https://www.facebook.com/zimbabwemediacommission</w:t>
        </w:r>
      </w:hyperlink>
      <w:r>
        <w:rPr>
          <w:sz w:val="24"/>
        </w:rPr>
        <w:t xml:space="preserve"> </w:t>
      </w:r>
    </w:p>
    <w:p w:rsidR="00581A05" w:rsidRDefault="000072BA">
      <w:pPr>
        <w:ind w:left="360"/>
        <w:rPr>
          <w:sz w:val="24"/>
        </w:rPr>
      </w:pPr>
      <w:hyperlink r:id="rId11" w:history="1">
        <w:r>
          <w:rPr>
            <w:rStyle w:val="Hyperlink"/>
            <w:sz w:val="24"/>
          </w:rPr>
          <w:t>https://www.youtube.com/results?search_query=zimbabwe+media+commission</w:t>
        </w:r>
      </w:hyperlink>
      <w:r>
        <w:rPr>
          <w:sz w:val="24"/>
        </w:rPr>
        <w:t xml:space="preserve"> </w:t>
      </w:r>
    </w:p>
    <w:p w:rsidR="00581A05" w:rsidRDefault="000072BA">
      <w:pPr>
        <w:pStyle w:val="ListParagraph"/>
        <w:numPr>
          <w:ilvl w:val="0"/>
          <w:numId w:val="1"/>
        </w:numPr>
        <w:rPr>
          <w:b/>
          <w:sz w:val="24"/>
        </w:rPr>
      </w:pPr>
      <w:r>
        <w:rPr>
          <w:b/>
          <w:sz w:val="24"/>
        </w:rPr>
        <w:t xml:space="preserve"> CHA</w:t>
      </w:r>
      <w:r>
        <w:rPr>
          <w:b/>
          <w:sz w:val="24"/>
        </w:rPr>
        <w:t>TBOT</w:t>
      </w:r>
    </w:p>
    <w:p w:rsidR="00581A05" w:rsidRDefault="000072BA">
      <w:pPr>
        <w:rPr>
          <w:sz w:val="24"/>
        </w:rPr>
      </w:pPr>
      <w:r>
        <w:rPr>
          <w:sz w:val="24"/>
        </w:rPr>
        <w:t>Question and answers to be provided</w:t>
      </w:r>
    </w:p>
    <w:p w:rsidR="00581A05" w:rsidRDefault="00581A05">
      <w:pPr>
        <w:pStyle w:val="ListParagraph"/>
        <w:rPr>
          <w:b/>
          <w:sz w:val="24"/>
        </w:rPr>
      </w:pPr>
    </w:p>
    <w:sectPr w:rsidR="00581A0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72BA" w:rsidRDefault="000072BA">
      <w:pPr>
        <w:spacing w:line="240" w:lineRule="auto"/>
      </w:pPr>
      <w:r>
        <w:separator/>
      </w:r>
    </w:p>
  </w:endnote>
  <w:endnote w:type="continuationSeparator" w:id="0">
    <w:p w:rsidR="000072BA" w:rsidRDefault="000072B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72BA" w:rsidRDefault="000072BA">
      <w:pPr>
        <w:spacing w:after="0"/>
      </w:pPr>
      <w:r>
        <w:separator/>
      </w:r>
    </w:p>
  </w:footnote>
  <w:footnote w:type="continuationSeparator" w:id="0">
    <w:p w:rsidR="000072BA" w:rsidRDefault="000072BA">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7984C9D"/>
    <w:multiLevelType w:val="multilevel"/>
    <w:tmpl w:val="17984C9D"/>
    <w:lvl w:ilvl="0">
      <w:start w:val="1"/>
      <w:numFmt w:val="lowerLetter"/>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1AB84594"/>
    <w:multiLevelType w:val="multilevel"/>
    <w:tmpl w:val="1AB84594"/>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9495B20"/>
    <w:multiLevelType w:val="multilevel"/>
    <w:tmpl w:val="39495B20"/>
    <w:lvl w:ilvl="0">
      <w:start w:val="1"/>
      <w:numFmt w:val="bullet"/>
      <w:lvlText w:val=""/>
      <w:lvlJc w:val="left"/>
      <w:pPr>
        <w:ind w:left="720" w:hanging="360"/>
      </w:pPr>
      <w:rPr>
        <w:rFonts w:ascii="Symbol" w:hAnsi="Symbol" w:hint="default"/>
        <w:sz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3BAD2189"/>
    <w:multiLevelType w:val="multilevel"/>
    <w:tmpl w:val="3BAD2189"/>
    <w:lvl w:ilvl="0">
      <w:start w:val="1"/>
      <w:numFmt w:val="bullet"/>
      <w:lvlText w:val=""/>
      <w:lvlJc w:val="left"/>
      <w:pPr>
        <w:ind w:left="720" w:hanging="360"/>
      </w:pPr>
      <w:rPr>
        <w:rFonts w:ascii="Symbol" w:hAnsi="Symbol" w:hint="default"/>
        <w:sz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3CF40ACC"/>
    <w:multiLevelType w:val="multilevel"/>
    <w:tmpl w:val="3CF40ACC"/>
    <w:lvl w:ilvl="0">
      <w:start w:val="1"/>
      <w:numFmt w:val="bullet"/>
      <w:lvlText w:val=""/>
      <w:lvlJc w:val="left"/>
      <w:pPr>
        <w:ind w:left="720" w:hanging="360"/>
      </w:pPr>
      <w:rPr>
        <w:rFonts w:ascii="Symbol" w:hAnsi="Symbol" w:hint="default"/>
        <w:sz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44524F37"/>
    <w:multiLevelType w:val="multilevel"/>
    <w:tmpl w:val="44524F37"/>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483B50D2"/>
    <w:multiLevelType w:val="multilevel"/>
    <w:tmpl w:val="483B50D2"/>
    <w:lvl w:ilvl="0">
      <w:start w:val="1"/>
      <w:numFmt w:val="bullet"/>
      <w:lvlText w:val=""/>
      <w:lvlJc w:val="left"/>
      <w:pPr>
        <w:ind w:left="720" w:hanging="360"/>
      </w:pPr>
      <w:rPr>
        <w:rFonts w:ascii="Symbol" w:hAnsi="Symbol" w:hint="default"/>
        <w:sz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65220A5E"/>
    <w:multiLevelType w:val="multilevel"/>
    <w:tmpl w:val="65220A5E"/>
    <w:lvl w:ilvl="0">
      <w:start w:val="1"/>
      <w:numFmt w:val="bullet"/>
      <w:lvlText w:val=""/>
      <w:lvlJc w:val="left"/>
      <w:pPr>
        <w:ind w:left="720" w:hanging="360"/>
      </w:pPr>
      <w:rPr>
        <w:rFonts w:ascii="Symbol" w:hAnsi="Symbol" w:hint="default"/>
        <w:sz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718D0D85"/>
    <w:multiLevelType w:val="multilevel"/>
    <w:tmpl w:val="718D0D85"/>
    <w:lvl w:ilvl="0">
      <w:start w:val="1"/>
      <w:numFmt w:val="bullet"/>
      <w:lvlText w:val=""/>
      <w:lvlJc w:val="left"/>
      <w:pPr>
        <w:ind w:left="720" w:hanging="360"/>
      </w:pPr>
      <w:rPr>
        <w:rFonts w:ascii="Symbol" w:hAnsi="Symbol" w:hint="default"/>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7A0C7B1B"/>
    <w:multiLevelType w:val="multilevel"/>
    <w:tmpl w:val="7A0C7B1B"/>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5"/>
  </w:num>
  <w:num w:numId="2">
    <w:abstractNumId w:val="7"/>
  </w:num>
  <w:num w:numId="3">
    <w:abstractNumId w:val="6"/>
  </w:num>
  <w:num w:numId="4">
    <w:abstractNumId w:val="0"/>
  </w:num>
  <w:num w:numId="5">
    <w:abstractNumId w:val="1"/>
  </w:num>
  <w:num w:numId="6">
    <w:abstractNumId w:val="9"/>
  </w:num>
  <w:num w:numId="7">
    <w:abstractNumId w:val="8"/>
  </w:num>
  <w:num w:numId="8">
    <w:abstractNumId w:val="2"/>
  </w:num>
  <w:num w:numId="9">
    <w:abstractNumId w:val="3"/>
  </w:num>
  <w:num w:numId="10">
    <w:abstractNumId w:val="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ZMC - Tariro">
    <w15:presenceInfo w15:providerId="None" w15:userId="ZMC - Tarir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8"/>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2433"/>
    <w:rsid w:val="000072BA"/>
    <w:rsid w:val="00090CD7"/>
    <w:rsid w:val="00110248"/>
    <w:rsid w:val="00174A06"/>
    <w:rsid w:val="0018589A"/>
    <w:rsid w:val="0018746A"/>
    <w:rsid w:val="001F0111"/>
    <w:rsid w:val="002A0E34"/>
    <w:rsid w:val="002B73F0"/>
    <w:rsid w:val="00306384"/>
    <w:rsid w:val="00342433"/>
    <w:rsid w:val="003A0552"/>
    <w:rsid w:val="0045778F"/>
    <w:rsid w:val="004932E7"/>
    <w:rsid w:val="004D3603"/>
    <w:rsid w:val="0057532F"/>
    <w:rsid w:val="00581A05"/>
    <w:rsid w:val="005A7653"/>
    <w:rsid w:val="006A62BD"/>
    <w:rsid w:val="006B4769"/>
    <w:rsid w:val="006C094E"/>
    <w:rsid w:val="006C15D9"/>
    <w:rsid w:val="007650D4"/>
    <w:rsid w:val="007662C7"/>
    <w:rsid w:val="007B2118"/>
    <w:rsid w:val="007D2B24"/>
    <w:rsid w:val="00824120"/>
    <w:rsid w:val="008831C9"/>
    <w:rsid w:val="009B45F9"/>
    <w:rsid w:val="00A37232"/>
    <w:rsid w:val="00A7665A"/>
    <w:rsid w:val="00AE6C49"/>
    <w:rsid w:val="00B024EE"/>
    <w:rsid w:val="00B22028"/>
    <w:rsid w:val="00BD4142"/>
    <w:rsid w:val="00C813CD"/>
    <w:rsid w:val="00D32D9B"/>
    <w:rsid w:val="00D53998"/>
    <w:rsid w:val="00D84F9B"/>
    <w:rsid w:val="00DA30E9"/>
    <w:rsid w:val="00E01E0B"/>
    <w:rsid w:val="00E807EB"/>
    <w:rsid w:val="00EA346B"/>
    <w:rsid w:val="00EC474B"/>
    <w:rsid w:val="00FB50D4"/>
    <w:rsid w:val="210E2B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C883BF9-6F5D-481D-AD32-9E2FFCDEE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sz w:val="22"/>
      <w:szCs w:val="22"/>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Theme="majorHAnsi" w:eastAsiaTheme="majorEastAsia" w:hAnsiTheme="majorHAnsi" w:cstheme="majorBidi"/>
      <w:color w:val="1F4E79" w:themeColor="accent1" w:themeShade="80"/>
      <w:sz w:val="24"/>
      <w:szCs w:val="24"/>
    </w:rPr>
  </w:style>
  <w:style w:type="paragraph" w:styleId="Heading4">
    <w:name w:val="heading 4"/>
    <w:basedOn w:val="Normal"/>
    <w:next w:val="Normal"/>
    <w:link w:val="Heading4Char"/>
    <w:uiPriority w:val="9"/>
    <w:semiHidden/>
    <w:unhideWhenUsed/>
    <w:qFormat/>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llowedHyperlink">
    <w:name w:val="FollowedHyperlink"/>
    <w:basedOn w:val="DefaultParagraphFont"/>
    <w:uiPriority w:val="99"/>
    <w:semiHidden/>
    <w:unhideWhenUsed/>
    <w:qFormat/>
    <w:rPr>
      <w:color w:val="954F72" w:themeColor="followedHyperlink"/>
      <w:u w:val="single"/>
    </w:rPr>
  </w:style>
  <w:style w:type="character" w:styleId="Hyperlink">
    <w:name w:val="Hyperlink"/>
    <w:basedOn w:val="DefaultParagraphFont"/>
    <w:uiPriority w:val="99"/>
    <w:unhideWhenUsed/>
    <w:qFormat/>
    <w:rPr>
      <w:color w:val="0000FF"/>
      <w:u w:val="single"/>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paragraph" w:styleId="ListParagraph">
    <w:name w:val="List Paragraph"/>
    <w:basedOn w:val="Normal"/>
    <w:uiPriority w:val="34"/>
    <w:qFormat/>
    <w:pPr>
      <w:ind w:left="720"/>
      <w:contextualSpacing/>
    </w:pPr>
  </w:style>
  <w:style w:type="character" w:customStyle="1" w:styleId="Heading2Char">
    <w:name w:val="Heading 2 Char"/>
    <w:basedOn w:val="DefaultParagraphFont"/>
    <w:link w:val="Heading2"/>
    <w:uiPriority w:val="9"/>
    <w:qFormat/>
    <w:rPr>
      <w:rFonts w:ascii="Times New Roman" w:eastAsia="Times New Roman" w:hAnsi="Times New Roman" w:cs="Times New Roman"/>
      <w:b/>
      <w:bCs/>
      <w:sz w:val="36"/>
      <w:szCs w:val="36"/>
    </w:rPr>
  </w:style>
  <w:style w:type="character" w:customStyle="1" w:styleId="inner-tit">
    <w:name w:val="inner-tit"/>
    <w:basedOn w:val="DefaultParagraphFont"/>
    <w:qFormat/>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color w:val="1F4E79" w:themeColor="accent1" w:themeShade="80"/>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E74B5" w:themeColor="accent1" w:themeShade="BF"/>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E74B5" w:themeColor="accent1" w:themeShade="BF"/>
      <w:sz w:val="32"/>
      <w:szCs w:val="32"/>
    </w:rPr>
  </w:style>
  <w:style w:type="paragraph" w:styleId="BalloonText">
    <w:name w:val="Balloon Text"/>
    <w:basedOn w:val="Normal"/>
    <w:link w:val="BalloonTextChar"/>
    <w:uiPriority w:val="99"/>
    <w:semiHidden/>
    <w:unhideWhenUsed/>
    <w:rsid w:val="006C094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094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yperlink" Target="https://www.instagram.com/zim_media_com/" TargetMode="Externa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hyperlink" Target="https://maps.app.goo.gl/YgYJPPGuLAJVSZsz9"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youtube.com/results?search_query=zimbabwe+media+commission" TargetMode="External"/><Relationship Id="rId5" Type="http://schemas.openxmlformats.org/officeDocument/2006/relationships/footnotes" Target="footnotes.xml"/><Relationship Id="rId10" Type="http://schemas.openxmlformats.org/officeDocument/2006/relationships/hyperlink" Target="https://www.facebook.com/zimbabwemediacommission" TargetMode="External"/><Relationship Id="rId4" Type="http://schemas.openxmlformats.org/officeDocument/2006/relationships/webSettings" Target="webSettings.xml"/><Relationship Id="rId9" Type="http://schemas.openxmlformats.org/officeDocument/2006/relationships/hyperlink" Target="https://twitter.com/Zim_Media_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7</Pages>
  <Words>1521</Words>
  <Characters>8676</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ZMC Accreditation 2</dc:creator>
  <cp:lastModifiedBy>ZMC Accreditation 2</cp:lastModifiedBy>
  <cp:revision>4</cp:revision>
  <dcterms:created xsi:type="dcterms:W3CDTF">2025-12-16T07:23:00Z</dcterms:created>
  <dcterms:modified xsi:type="dcterms:W3CDTF">2025-12-16T07:54:00Z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2057-12.2.0.23155</vt:lpwstr>
  </property>
  <property fmtid="{D5CDD505-2E9C-101B-9397-08002B2CF9AE}" pid="3" name="ICV">
    <vt:lpwstr>1A4B75B54EB74BDC9DB7D7E026A8504D_13</vt:lpwstr>
  </property>
</Properties>
</file>